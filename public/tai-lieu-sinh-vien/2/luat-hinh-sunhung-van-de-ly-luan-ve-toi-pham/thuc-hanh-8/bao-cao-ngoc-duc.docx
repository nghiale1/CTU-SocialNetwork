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28D62" w14:textId="77777777" w:rsidR="00CD1A63" w:rsidRDefault="00CD1A63" w:rsidP="007C0E12">
      <w:pPr>
        <w:pBdr>
          <w:top w:val="nil"/>
          <w:left w:val="nil"/>
          <w:bottom w:val="nil"/>
          <w:right w:val="nil"/>
          <w:between w:val="nil"/>
        </w:pBdr>
        <w:spacing w:before="80" w:line="360" w:lineRule="auto"/>
        <w:ind w:firstLine="1080"/>
        <w:jc w:val="both"/>
        <w:rPr>
          <w:b/>
          <w:color w:val="000000"/>
        </w:rPr>
      </w:pPr>
      <w:r>
        <w:rPr>
          <w:noProof/>
          <w:lang w:val="en-US"/>
        </w:rPr>
        <mc:AlternateContent>
          <mc:Choice Requires="wps">
            <w:drawing>
              <wp:anchor distT="0" distB="0" distL="114300" distR="114300" simplePos="0" relativeHeight="251659264" behindDoc="1" locked="0" layoutInCell="1" hidden="0" allowOverlap="1" wp14:anchorId="13D2EE1B" wp14:editId="1E053956">
                <wp:simplePos x="0" y="0"/>
                <wp:positionH relativeFrom="column">
                  <wp:posOffset>93980</wp:posOffset>
                </wp:positionH>
                <wp:positionV relativeFrom="paragraph">
                  <wp:posOffset>19050</wp:posOffset>
                </wp:positionV>
                <wp:extent cx="6057900" cy="8724900"/>
                <wp:effectExtent l="19050" t="19050" r="19050" b="19050"/>
                <wp:wrapThrough wrapText="bothSides">
                  <wp:wrapPolygon edited="0">
                    <wp:start x="-68" y="-47"/>
                    <wp:lineTo x="-68" y="21600"/>
                    <wp:lineTo x="21600" y="21600"/>
                    <wp:lineTo x="21600" y="-47"/>
                    <wp:lineTo x="-68" y="-47"/>
                  </wp:wrapPolygon>
                </wp:wrapThrough>
                <wp:docPr id="2" name="Rectangle 2"/>
                <wp:cNvGraphicFramePr/>
                <a:graphic xmlns:a="http://schemas.openxmlformats.org/drawingml/2006/main">
                  <a:graphicData uri="http://schemas.microsoft.com/office/word/2010/wordprocessingShape">
                    <wps:wsp>
                      <wps:cNvSpPr/>
                      <wps:spPr>
                        <a:xfrm>
                          <a:off x="0" y="0"/>
                          <a:ext cx="6057900" cy="8724900"/>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71EF407C" w14:textId="77777777" w:rsidR="00E2120D" w:rsidRDefault="00E2120D" w:rsidP="00CD1A63">
                            <w:pPr>
                              <w:pBdr>
                                <w:top w:val="nil"/>
                                <w:left w:val="nil"/>
                                <w:bottom w:val="nil"/>
                                <w:right w:val="nil"/>
                                <w:between w:val="nil"/>
                              </w:pBdr>
                              <w:spacing w:before="120" w:line="360" w:lineRule="auto"/>
                              <w:ind w:firstLine="567"/>
                              <w:jc w:val="center"/>
                              <w:rPr>
                                <w:b/>
                                <w:i/>
                              </w:rPr>
                            </w:pPr>
                          </w:p>
                          <w:p w14:paraId="0289B9AE"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E2120D" w:rsidRDefault="00E2120D" w:rsidP="00CD1A63">
                            <w:pPr>
                              <w:pBdr>
                                <w:top w:val="nil"/>
                                <w:left w:val="nil"/>
                                <w:bottom w:val="nil"/>
                                <w:right w:val="nil"/>
                                <w:between w:val="nil"/>
                              </w:pBdr>
                              <w:spacing w:line="360" w:lineRule="auto"/>
                              <w:jc w:val="center"/>
                            </w:pPr>
                          </w:p>
                          <w:p w14:paraId="05CB9C34" w14:textId="77777777" w:rsidR="00E2120D" w:rsidRDefault="00E2120D" w:rsidP="00CD1A63">
                            <w:pPr>
                              <w:pBdr>
                                <w:top w:val="nil"/>
                                <w:left w:val="nil"/>
                                <w:bottom w:val="nil"/>
                                <w:right w:val="nil"/>
                                <w:between w:val="nil"/>
                              </w:pBdr>
                              <w:spacing w:line="360" w:lineRule="auto"/>
                              <w:jc w:val="center"/>
                            </w:pPr>
                          </w:p>
                          <w:p w14:paraId="6F34389A" w14:textId="77777777" w:rsidR="00E2120D" w:rsidRDefault="00E2120D" w:rsidP="00CD1A63">
                            <w:pPr>
                              <w:pBdr>
                                <w:top w:val="nil"/>
                                <w:left w:val="nil"/>
                                <w:bottom w:val="nil"/>
                                <w:right w:val="nil"/>
                                <w:between w:val="nil"/>
                              </w:pBdr>
                              <w:spacing w:line="360" w:lineRule="auto"/>
                              <w:jc w:val="center"/>
                            </w:pPr>
                          </w:p>
                          <w:p w14:paraId="416C5140" w14:textId="77777777" w:rsidR="00E2120D" w:rsidRDefault="00E2120D" w:rsidP="00CD1A63">
                            <w:pPr>
                              <w:pBdr>
                                <w:top w:val="nil"/>
                                <w:left w:val="nil"/>
                                <w:bottom w:val="nil"/>
                                <w:right w:val="nil"/>
                                <w:between w:val="nil"/>
                              </w:pBdr>
                              <w:spacing w:line="360" w:lineRule="auto"/>
                              <w:jc w:val="center"/>
                            </w:pPr>
                          </w:p>
                          <w:p w14:paraId="7375CDE7" w14:textId="77777777" w:rsidR="00E2120D" w:rsidRDefault="00E2120D" w:rsidP="00CD1A63">
                            <w:pPr>
                              <w:pBdr>
                                <w:top w:val="nil"/>
                                <w:left w:val="nil"/>
                                <w:bottom w:val="nil"/>
                                <w:right w:val="nil"/>
                                <w:between w:val="nil"/>
                              </w:pBdr>
                              <w:spacing w:line="360" w:lineRule="auto"/>
                              <w:jc w:val="center"/>
                            </w:pPr>
                          </w:p>
                          <w:p w14:paraId="096905F7" w14:textId="77777777" w:rsidR="00E2120D" w:rsidRDefault="00E2120D" w:rsidP="00CD1A63">
                            <w:pPr>
                              <w:pBdr>
                                <w:top w:val="nil"/>
                                <w:left w:val="nil"/>
                                <w:bottom w:val="nil"/>
                                <w:right w:val="nil"/>
                                <w:between w:val="nil"/>
                              </w:pBdr>
                              <w:spacing w:line="360" w:lineRule="auto"/>
                              <w:jc w:val="center"/>
                            </w:pPr>
                          </w:p>
                          <w:p w14:paraId="1D168FB4" w14:textId="77777777" w:rsidR="00E2120D" w:rsidRDefault="00E2120D" w:rsidP="00CD1A63">
                            <w:pPr>
                              <w:pBdr>
                                <w:top w:val="nil"/>
                                <w:left w:val="nil"/>
                                <w:bottom w:val="nil"/>
                                <w:right w:val="nil"/>
                                <w:between w:val="nil"/>
                              </w:pBdr>
                              <w:spacing w:line="360" w:lineRule="auto"/>
                              <w:jc w:val="center"/>
                            </w:pPr>
                          </w:p>
                          <w:p w14:paraId="05939DFF" w14:textId="77777777" w:rsidR="00E2120D" w:rsidRDefault="00E2120D" w:rsidP="00CD1A63">
                            <w:pPr>
                              <w:pBdr>
                                <w:top w:val="nil"/>
                                <w:left w:val="nil"/>
                                <w:bottom w:val="nil"/>
                                <w:right w:val="nil"/>
                                <w:between w:val="nil"/>
                              </w:pBdr>
                              <w:spacing w:line="360" w:lineRule="auto"/>
                              <w:jc w:val="center"/>
                            </w:pPr>
                          </w:p>
                          <w:p w14:paraId="0B20FC8F"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E2120D" w:rsidRDefault="00E2120D" w:rsidP="00CD1A63">
                            <w:pPr>
                              <w:pBdr>
                                <w:top w:val="nil"/>
                                <w:left w:val="nil"/>
                                <w:bottom w:val="nil"/>
                                <w:right w:val="nil"/>
                                <w:between w:val="nil"/>
                              </w:pBdr>
                              <w:spacing w:line="360" w:lineRule="auto"/>
                              <w:jc w:val="center"/>
                              <w:rPr>
                                <w:sz w:val="28"/>
                                <w:szCs w:val="28"/>
                              </w:rPr>
                            </w:pPr>
                          </w:p>
                          <w:p w14:paraId="207AF5DF" w14:textId="77777777" w:rsidR="00E2120D" w:rsidRPr="003673EC"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E2120D" w:rsidRDefault="00E2120D"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E2120D" w:rsidRDefault="00E2120D"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34AEE93F" w:rsidR="00E2120D" w:rsidRPr="004E7F89" w:rsidRDefault="00E2120D" w:rsidP="008046CF">
                            <w:pPr>
                              <w:pBdr>
                                <w:top w:val="nil"/>
                                <w:left w:val="nil"/>
                                <w:bottom w:val="nil"/>
                                <w:right w:val="nil"/>
                                <w:between w:val="nil"/>
                              </w:pBdr>
                              <w:spacing w:line="360" w:lineRule="auto"/>
                              <w:jc w:val="center"/>
                              <w:rPr>
                                <w:b/>
                                <w:sz w:val="36"/>
                                <w:szCs w:val="36"/>
                                <w:lang w:val="en-US"/>
                              </w:rPr>
                            </w:pPr>
                            <w:del w:id="0" w:author="Minh Nghia Le" w:date="2020-10-31T11:05:00Z">
                              <w:r w:rsidDel="004E7F89">
                                <w:rPr>
                                  <w:b/>
                                  <w:sz w:val="36"/>
                                  <w:szCs w:val="36"/>
                                </w:rPr>
                                <w:delText>TSV2015</w:delText>
                              </w:r>
                            </w:del>
                            <w:ins w:id="1" w:author="Minh Nghia Le" w:date="2020-10-31T11:05:00Z">
                              <w:r w:rsidR="004E7F89">
                                <w:rPr>
                                  <w:b/>
                                  <w:sz w:val="36"/>
                                  <w:szCs w:val="36"/>
                                </w:rPr>
                                <w:t>TSV</w:t>
                              </w:r>
                              <w:r w:rsidR="004E7F89">
                                <w:rPr>
                                  <w:b/>
                                  <w:sz w:val="36"/>
                                  <w:szCs w:val="36"/>
                                  <w:lang w:val="en-US"/>
                                </w:rPr>
                                <w:t>2020</w:t>
                              </w:r>
                            </w:ins>
                            <w:r>
                              <w:rPr>
                                <w:b/>
                                <w:sz w:val="36"/>
                                <w:szCs w:val="36"/>
                              </w:rPr>
                              <w:t>-</w:t>
                            </w:r>
                            <w:del w:id="2" w:author="Minh Nghia Le" w:date="2020-10-31T11:05:00Z">
                              <w:r w:rsidDel="004E7F89">
                                <w:rPr>
                                  <w:b/>
                                  <w:sz w:val="36"/>
                                  <w:szCs w:val="36"/>
                                </w:rPr>
                                <w:delText>15</w:delText>
                              </w:r>
                            </w:del>
                            <w:ins w:id="3" w:author="Minh Nghia Le" w:date="2020-10-31T11:05:00Z">
                              <w:r w:rsidR="004E7F89">
                                <w:rPr>
                                  <w:b/>
                                  <w:sz w:val="36"/>
                                  <w:szCs w:val="36"/>
                                  <w:lang w:val="en-US"/>
                                </w:rPr>
                                <w:t>48</w:t>
                              </w:r>
                            </w:ins>
                          </w:p>
                          <w:p w14:paraId="05D9E98B" w14:textId="77777777" w:rsidR="00E2120D" w:rsidRDefault="00E2120D" w:rsidP="00CD1A63">
                            <w:pPr>
                              <w:pBdr>
                                <w:top w:val="nil"/>
                                <w:left w:val="nil"/>
                                <w:bottom w:val="nil"/>
                                <w:right w:val="nil"/>
                                <w:between w:val="nil"/>
                              </w:pBdr>
                              <w:spacing w:line="360" w:lineRule="auto"/>
                            </w:pPr>
                          </w:p>
                          <w:p w14:paraId="13E12E19" w14:textId="77777777" w:rsidR="00E2120D" w:rsidRDefault="00E2120D" w:rsidP="00CD1A63">
                            <w:pPr>
                              <w:pBdr>
                                <w:top w:val="nil"/>
                                <w:left w:val="nil"/>
                                <w:bottom w:val="nil"/>
                                <w:right w:val="nil"/>
                                <w:between w:val="nil"/>
                              </w:pBdr>
                              <w:spacing w:line="360" w:lineRule="auto"/>
                              <w:jc w:val="center"/>
                            </w:pPr>
                          </w:p>
                          <w:p w14:paraId="40B23C30" w14:textId="77777777" w:rsidR="00E2120D" w:rsidRDefault="00E2120D"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E2120D" w:rsidRDefault="00E2120D" w:rsidP="00CD1A63">
                            <w:pPr>
                              <w:pBdr>
                                <w:top w:val="nil"/>
                                <w:left w:val="nil"/>
                                <w:bottom w:val="nil"/>
                                <w:right w:val="nil"/>
                                <w:between w:val="nil"/>
                              </w:pBdr>
                              <w:spacing w:line="360" w:lineRule="auto"/>
                              <w:ind w:firstLine="720"/>
                              <w:jc w:val="both"/>
                            </w:pPr>
                          </w:p>
                          <w:p w14:paraId="13695782" w14:textId="10A4B3CE" w:rsidR="00E2120D" w:rsidRPr="00921467" w:rsidRDefault="00E2120D"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E2120D" w:rsidRDefault="00E2120D" w:rsidP="00CD1A63">
                            <w:pPr>
                              <w:textDirection w:val="btLr"/>
                            </w:pPr>
                          </w:p>
                        </w:txbxContent>
                      </wps:txbx>
                      <wps:bodyPr spcFirstLastPara="1" wrap="square" lIns="91425" tIns="91425" rIns="91425" bIns="91425" anchor="ctr" anchorCtr="0">
                        <a:noAutofit/>
                      </wps:bodyPr>
                    </wps:wsp>
                  </a:graphicData>
                </a:graphic>
              </wp:anchor>
            </w:drawing>
          </mc:Choice>
          <mc:Fallback>
            <w:pict>
              <v:rect w14:anchorId="13D2EE1B" id="Rectangle 2" o:spid="_x0000_s1026" style="position:absolute;left:0;text-align:left;margin-left:7.4pt;margin-top:1.5pt;width:477pt;height:68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" strokeweight="3pt">
                <v:stroke startarrowwidth="narrow" startarrowlength="short" endarrowwidth="narrow" endarrowlength="short" miterlimit="5243f" linestyle="thinThin"/>
                <v:textbox inset="2.53958mm,2.53958mm,2.53958mm,2.53958mm">
                  <w:txbxContent>
                    <w:p w14:paraId="71EF407C" w14:textId="77777777" w:rsidR="00E2120D" w:rsidRDefault="00E2120D" w:rsidP="00CD1A63">
                      <w:pPr>
                        <w:pBdr>
                          <w:top w:val="nil"/>
                          <w:left w:val="nil"/>
                          <w:bottom w:val="nil"/>
                          <w:right w:val="nil"/>
                          <w:between w:val="nil"/>
                        </w:pBdr>
                        <w:spacing w:before="120" w:line="360" w:lineRule="auto"/>
                        <w:ind w:firstLine="567"/>
                        <w:jc w:val="center"/>
                        <w:rPr>
                          <w:b/>
                          <w:i/>
                        </w:rPr>
                      </w:pPr>
                    </w:p>
                    <w:p w14:paraId="0289B9AE"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E2120D" w:rsidRDefault="00E2120D" w:rsidP="00CD1A63">
                      <w:pPr>
                        <w:pBdr>
                          <w:top w:val="nil"/>
                          <w:left w:val="nil"/>
                          <w:bottom w:val="nil"/>
                          <w:right w:val="nil"/>
                          <w:between w:val="nil"/>
                        </w:pBdr>
                        <w:spacing w:line="360" w:lineRule="auto"/>
                        <w:jc w:val="center"/>
                      </w:pPr>
                    </w:p>
                    <w:p w14:paraId="05CB9C34" w14:textId="77777777" w:rsidR="00E2120D" w:rsidRDefault="00E2120D" w:rsidP="00CD1A63">
                      <w:pPr>
                        <w:pBdr>
                          <w:top w:val="nil"/>
                          <w:left w:val="nil"/>
                          <w:bottom w:val="nil"/>
                          <w:right w:val="nil"/>
                          <w:between w:val="nil"/>
                        </w:pBdr>
                        <w:spacing w:line="360" w:lineRule="auto"/>
                        <w:jc w:val="center"/>
                      </w:pPr>
                    </w:p>
                    <w:p w14:paraId="6F34389A" w14:textId="77777777" w:rsidR="00E2120D" w:rsidRDefault="00E2120D" w:rsidP="00CD1A63">
                      <w:pPr>
                        <w:pBdr>
                          <w:top w:val="nil"/>
                          <w:left w:val="nil"/>
                          <w:bottom w:val="nil"/>
                          <w:right w:val="nil"/>
                          <w:between w:val="nil"/>
                        </w:pBdr>
                        <w:spacing w:line="360" w:lineRule="auto"/>
                        <w:jc w:val="center"/>
                      </w:pPr>
                    </w:p>
                    <w:p w14:paraId="416C5140" w14:textId="77777777" w:rsidR="00E2120D" w:rsidRDefault="00E2120D" w:rsidP="00CD1A63">
                      <w:pPr>
                        <w:pBdr>
                          <w:top w:val="nil"/>
                          <w:left w:val="nil"/>
                          <w:bottom w:val="nil"/>
                          <w:right w:val="nil"/>
                          <w:between w:val="nil"/>
                        </w:pBdr>
                        <w:spacing w:line="360" w:lineRule="auto"/>
                        <w:jc w:val="center"/>
                      </w:pPr>
                    </w:p>
                    <w:p w14:paraId="7375CDE7" w14:textId="77777777" w:rsidR="00E2120D" w:rsidRDefault="00E2120D" w:rsidP="00CD1A63">
                      <w:pPr>
                        <w:pBdr>
                          <w:top w:val="nil"/>
                          <w:left w:val="nil"/>
                          <w:bottom w:val="nil"/>
                          <w:right w:val="nil"/>
                          <w:between w:val="nil"/>
                        </w:pBdr>
                        <w:spacing w:line="360" w:lineRule="auto"/>
                        <w:jc w:val="center"/>
                      </w:pPr>
                    </w:p>
                    <w:p w14:paraId="096905F7" w14:textId="77777777" w:rsidR="00E2120D" w:rsidRDefault="00E2120D" w:rsidP="00CD1A63">
                      <w:pPr>
                        <w:pBdr>
                          <w:top w:val="nil"/>
                          <w:left w:val="nil"/>
                          <w:bottom w:val="nil"/>
                          <w:right w:val="nil"/>
                          <w:between w:val="nil"/>
                        </w:pBdr>
                        <w:spacing w:line="360" w:lineRule="auto"/>
                        <w:jc w:val="center"/>
                      </w:pPr>
                    </w:p>
                    <w:p w14:paraId="1D168FB4" w14:textId="77777777" w:rsidR="00E2120D" w:rsidRDefault="00E2120D" w:rsidP="00CD1A63">
                      <w:pPr>
                        <w:pBdr>
                          <w:top w:val="nil"/>
                          <w:left w:val="nil"/>
                          <w:bottom w:val="nil"/>
                          <w:right w:val="nil"/>
                          <w:between w:val="nil"/>
                        </w:pBdr>
                        <w:spacing w:line="360" w:lineRule="auto"/>
                        <w:jc w:val="center"/>
                      </w:pPr>
                    </w:p>
                    <w:p w14:paraId="05939DFF" w14:textId="77777777" w:rsidR="00E2120D" w:rsidRDefault="00E2120D" w:rsidP="00CD1A63">
                      <w:pPr>
                        <w:pBdr>
                          <w:top w:val="nil"/>
                          <w:left w:val="nil"/>
                          <w:bottom w:val="nil"/>
                          <w:right w:val="nil"/>
                          <w:between w:val="nil"/>
                        </w:pBdr>
                        <w:spacing w:line="360" w:lineRule="auto"/>
                        <w:jc w:val="center"/>
                      </w:pPr>
                    </w:p>
                    <w:p w14:paraId="0B20FC8F"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E2120D" w:rsidRDefault="00E2120D" w:rsidP="00CD1A63">
                      <w:pPr>
                        <w:pBdr>
                          <w:top w:val="nil"/>
                          <w:left w:val="nil"/>
                          <w:bottom w:val="nil"/>
                          <w:right w:val="nil"/>
                          <w:between w:val="nil"/>
                        </w:pBdr>
                        <w:spacing w:line="360" w:lineRule="auto"/>
                        <w:jc w:val="center"/>
                        <w:rPr>
                          <w:sz w:val="28"/>
                          <w:szCs w:val="28"/>
                        </w:rPr>
                      </w:pPr>
                    </w:p>
                    <w:p w14:paraId="207AF5DF" w14:textId="77777777" w:rsidR="00E2120D" w:rsidRPr="003673EC"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E2120D" w:rsidRDefault="00E2120D"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E2120D" w:rsidRDefault="00E2120D"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34AEE93F" w:rsidR="00E2120D" w:rsidRPr="004E7F89" w:rsidRDefault="00E2120D" w:rsidP="008046CF">
                      <w:pPr>
                        <w:pBdr>
                          <w:top w:val="nil"/>
                          <w:left w:val="nil"/>
                          <w:bottom w:val="nil"/>
                          <w:right w:val="nil"/>
                          <w:between w:val="nil"/>
                        </w:pBdr>
                        <w:spacing w:line="360" w:lineRule="auto"/>
                        <w:jc w:val="center"/>
                        <w:rPr>
                          <w:b/>
                          <w:sz w:val="36"/>
                          <w:szCs w:val="36"/>
                          <w:lang w:val="en-US"/>
                        </w:rPr>
                      </w:pPr>
                      <w:del w:id="4" w:author="Minh Nghia Le" w:date="2020-10-31T11:05:00Z">
                        <w:r w:rsidDel="004E7F89">
                          <w:rPr>
                            <w:b/>
                            <w:sz w:val="36"/>
                            <w:szCs w:val="36"/>
                          </w:rPr>
                          <w:delText>TSV2015</w:delText>
                        </w:r>
                      </w:del>
                      <w:ins w:id="5" w:author="Minh Nghia Le" w:date="2020-10-31T11:05:00Z">
                        <w:r w:rsidR="004E7F89">
                          <w:rPr>
                            <w:b/>
                            <w:sz w:val="36"/>
                            <w:szCs w:val="36"/>
                          </w:rPr>
                          <w:t>TSV</w:t>
                        </w:r>
                        <w:r w:rsidR="004E7F89">
                          <w:rPr>
                            <w:b/>
                            <w:sz w:val="36"/>
                            <w:szCs w:val="36"/>
                            <w:lang w:val="en-US"/>
                          </w:rPr>
                          <w:t>2020</w:t>
                        </w:r>
                      </w:ins>
                      <w:r>
                        <w:rPr>
                          <w:b/>
                          <w:sz w:val="36"/>
                          <w:szCs w:val="36"/>
                        </w:rPr>
                        <w:t>-</w:t>
                      </w:r>
                      <w:del w:id="6" w:author="Minh Nghia Le" w:date="2020-10-31T11:05:00Z">
                        <w:r w:rsidDel="004E7F89">
                          <w:rPr>
                            <w:b/>
                            <w:sz w:val="36"/>
                            <w:szCs w:val="36"/>
                          </w:rPr>
                          <w:delText>15</w:delText>
                        </w:r>
                      </w:del>
                      <w:ins w:id="7" w:author="Minh Nghia Le" w:date="2020-10-31T11:05:00Z">
                        <w:r w:rsidR="004E7F89">
                          <w:rPr>
                            <w:b/>
                            <w:sz w:val="36"/>
                            <w:szCs w:val="36"/>
                            <w:lang w:val="en-US"/>
                          </w:rPr>
                          <w:t>48</w:t>
                        </w:r>
                      </w:ins>
                    </w:p>
                    <w:p w14:paraId="05D9E98B" w14:textId="77777777" w:rsidR="00E2120D" w:rsidRDefault="00E2120D" w:rsidP="00CD1A63">
                      <w:pPr>
                        <w:pBdr>
                          <w:top w:val="nil"/>
                          <w:left w:val="nil"/>
                          <w:bottom w:val="nil"/>
                          <w:right w:val="nil"/>
                          <w:between w:val="nil"/>
                        </w:pBdr>
                        <w:spacing w:line="360" w:lineRule="auto"/>
                      </w:pPr>
                    </w:p>
                    <w:p w14:paraId="13E12E19" w14:textId="77777777" w:rsidR="00E2120D" w:rsidRDefault="00E2120D" w:rsidP="00CD1A63">
                      <w:pPr>
                        <w:pBdr>
                          <w:top w:val="nil"/>
                          <w:left w:val="nil"/>
                          <w:bottom w:val="nil"/>
                          <w:right w:val="nil"/>
                          <w:between w:val="nil"/>
                        </w:pBdr>
                        <w:spacing w:line="360" w:lineRule="auto"/>
                        <w:jc w:val="center"/>
                      </w:pPr>
                    </w:p>
                    <w:p w14:paraId="40B23C30" w14:textId="77777777" w:rsidR="00E2120D" w:rsidRDefault="00E2120D"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E2120D" w:rsidRDefault="00E2120D" w:rsidP="00CD1A63">
                      <w:pPr>
                        <w:pBdr>
                          <w:top w:val="nil"/>
                          <w:left w:val="nil"/>
                          <w:bottom w:val="nil"/>
                          <w:right w:val="nil"/>
                          <w:between w:val="nil"/>
                        </w:pBdr>
                        <w:spacing w:line="360" w:lineRule="auto"/>
                        <w:ind w:firstLine="720"/>
                        <w:jc w:val="both"/>
                      </w:pPr>
                    </w:p>
                    <w:p w14:paraId="13695782" w14:textId="10A4B3CE" w:rsidR="00E2120D" w:rsidRPr="00921467" w:rsidRDefault="00E2120D"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E2120D" w:rsidRDefault="00E2120D" w:rsidP="00CD1A63">
                      <w:pPr>
                        <w:textDirection w:val="btLr"/>
                      </w:pPr>
                    </w:p>
                  </w:txbxContent>
                </v:textbox>
                <w10:wrap type="through"/>
              </v:rect>
            </w:pict>
          </mc:Fallback>
        </mc:AlternateContent>
      </w:r>
    </w:p>
    <w:p w14:paraId="5FC69BA0" w14:textId="77777777" w:rsidR="00CD1A63" w:rsidRDefault="00CD1A63" w:rsidP="007C0E12">
      <w:pPr>
        <w:pBdr>
          <w:top w:val="nil"/>
          <w:left w:val="nil"/>
          <w:bottom w:val="nil"/>
          <w:right w:val="nil"/>
          <w:between w:val="nil"/>
        </w:pBdr>
        <w:spacing w:before="120" w:after="120" w:line="360" w:lineRule="auto"/>
        <w:jc w:val="both"/>
        <w:rPr>
          <w:b/>
          <w:i/>
        </w:rPr>
      </w:pPr>
      <w:r>
        <w:rPr>
          <w:noProof/>
          <w:lang w:val="en-US"/>
        </w:rPr>
        <w:lastRenderedPageBreak/>
        <mc:AlternateContent>
          <mc:Choice Requires="wps">
            <w:drawing>
              <wp:anchor distT="0" distB="0" distL="114300" distR="114300" simplePos="0" relativeHeight="251660288" behindDoc="0" locked="0" layoutInCell="1" hidden="0" allowOverlap="1" wp14:anchorId="497547B6" wp14:editId="334CDA70">
                <wp:simplePos x="0" y="0"/>
                <wp:positionH relativeFrom="column">
                  <wp:posOffset>139065</wp:posOffset>
                </wp:positionH>
                <wp:positionV relativeFrom="paragraph">
                  <wp:posOffset>19685</wp:posOffset>
                </wp:positionV>
                <wp:extent cx="6019800" cy="8795385"/>
                <wp:effectExtent l="19050" t="19050" r="19050" b="24765"/>
                <wp:wrapThrough wrapText="bothSides">
                  <wp:wrapPolygon edited="0">
                    <wp:start x="-68" y="-47"/>
                    <wp:lineTo x="-68" y="21614"/>
                    <wp:lineTo x="21600" y="21614"/>
                    <wp:lineTo x="21600" y="-47"/>
                    <wp:lineTo x="-68" y="-47"/>
                  </wp:wrapPolygon>
                </wp:wrapThrough>
                <wp:docPr id="1" name="Rectangle 1"/>
                <wp:cNvGraphicFramePr/>
                <a:graphic xmlns:a="http://schemas.openxmlformats.org/drawingml/2006/main">
                  <a:graphicData uri="http://schemas.microsoft.com/office/word/2010/wordprocessingShape">
                    <wps:wsp>
                      <wps:cNvSpPr/>
                      <wps:spPr>
                        <a:xfrm>
                          <a:off x="0" y="0"/>
                          <a:ext cx="6019800" cy="8795385"/>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10EEFEE2" w14:textId="7930E3F9" w:rsidR="00E2120D" w:rsidDel="00BE55E8" w:rsidRDefault="00E2120D" w:rsidP="00CD1A63">
                            <w:pPr>
                              <w:pBdr>
                                <w:top w:val="nil"/>
                                <w:left w:val="nil"/>
                                <w:bottom w:val="nil"/>
                                <w:right w:val="nil"/>
                                <w:between w:val="nil"/>
                              </w:pBdr>
                              <w:spacing w:line="360" w:lineRule="auto"/>
                              <w:jc w:val="center"/>
                              <w:rPr>
                                <w:del w:id="8" w:author="Minh Nghia Le" w:date="2020-10-31T11:21:00Z"/>
                                <w:sz w:val="28"/>
                                <w:szCs w:val="28"/>
                              </w:rPr>
                            </w:pPr>
                          </w:p>
                          <w:p w14:paraId="3BB4D6AE" w14:textId="63A6B227" w:rsidR="00E2120D" w:rsidDel="00BE55E8" w:rsidRDefault="00E2120D" w:rsidP="00CD1A63">
                            <w:pPr>
                              <w:pBdr>
                                <w:top w:val="nil"/>
                                <w:left w:val="nil"/>
                                <w:bottom w:val="nil"/>
                                <w:right w:val="nil"/>
                                <w:between w:val="nil"/>
                              </w:pBdr>
                              <w:spacing w:line="360" w:lineRule="auto"/>
                              <w:jc w:val="center"/>
                              <w:rPr>
                                <w:del w:id="9" w:author="Minh Nghia Le" w:date="2020-10-31T11:21:00Z"/>
                                <w:sz w:val="28"/>
                                <w:szCs w:val="28"/>
                              </w:rPr>
                            </w:pPr>
                          </w:p>
                          <w:p w14:paraId="239C9BFE" w14:textId="77777777" w:rsidR="00E2120D" w:rsidRDefault="00E2120D" w:rsidP="00CD1A63">
                            <w:pPr>
                              <w:pBdr>
                                <w:top w:val="nil"/>
                                <w:left w:val="nil"/>
                                <w:bottom w:val="nil"/>
                                <w:right w:val="nil"/>
                                <w:between w:val="nil"/>
                              </w:pBdr>
                              <w:spacing w:line="360" w:lineRule="auto"/>
                              <w:jc w:val="center"/>
                              <w:rPr>
                                <w:sz w:val="28"/>
                                <w:szCs w:val="28"/>
                              </w:rPr>
                            </w:pPr>
                          </w:p>
                          <w:p w14:paraId="4A191D64"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E2120D" w:rsidRDefault="00E2120D" w:rsidP="00CD1A63">
                            <w:pPr>
                              <w:pBdr>
                                <w:top w:val="nil"/>
                                <w:left w:val="nil"/>
                                <w:bottom w:val="nil"/>
                                <w:right w:val="nil"/>
                                <w:between w:val="nil"/>
                              </w:pBdr>
                              <w:spacing w:line="360" w:lineRule="auto"/>
                              <w:jc w:val="center"/>
                              <w:rPr>
                                <w:b/>
                                <w:sz w:val="28"/>
                                <w:szCs w:val="28"/>
                              </w:rPr>
                            </w:pPr>
                          </w:p>
                          <w:p w14:paraId="27E51625" w14:textId="77777777" w:rsidR="00E2120D" w:rsidRDefault="00E2120D" w:rsidP="00CD1A63">
                            <w:pPr>
                              <w:pBdr>
                                <w:top w:val="nil"/>
                                <w:left w:val="nil"/>
                                <w:bottom w:val="nil"/>
                                <w:right w:val="nil"/>
                                <w:between w:val="nil"/>
                              </w:pBdr>
                              <w:spacing w:line="360" w:lineRule="auto"/>
                              <w:jc w:val="center"/>
                            </w:pPr>
                          </w:p>
                          <w:p w14:paraId="1A8F53FF" w14:textId="03D76456" w:rsidR="00E2120D" w:rsidDel="00BE55E8" w:rsidRDefault="00E2120D" w:rsidP="00CD1A63">
                            <w:pPr>
                              <w:pBdr>
                                <w:top w:val="nil"/>
                                <w:left w:val="nil"/>
                                <w:bottom w:val="nil"/>
                                <w:right w:val="nil"/>
                                <w:between w:val="nil"/>
                              </w:pBdr>
                              <w:spacing w:line="360" w:lineRule="auto"/>
                              <w:jc w:val="center"/>
                              <w:rPr>
                                <w:del w:id="10" w:author="Minh Nghia Le" w:date="2020-10-31T11:21:00Z"/>
                              </w:rPr>
                            </w:pPr>
                          </w:p>
                          <w:p w14:paraId="07962D37" w14:textId="77777777" w:rsidR="00E2120D" w:rsidRDefault="00E2120D" w:rsidP="00CD1A63">
                            <w:pPr>
                              <w:pBdr>
                                <w:top w:val="nil"/>
                                <w:left w:val="nil"/>
                                <w:bottom w:val="nil"/>
                                <w:right w:val="nil"/>
                                <w:between w:val="nil"/>
                              </w:pBdr>
                              <w:spacing w:line="360" w:lineRule="auto"/>
                              <w:rPr>
                                <w:b/>
                                <w:sz w:val="36"/>
                                <w:szCs w:val="36"/>
                              </w:rPr>
                            </w:pPr>
                          </w:p>
                          <w:p w14:paraId="275146B6"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E2120D" w:rsidRDefault="00E2120D" w:rsidP="00CD1A63">
                            <w:pPr>
                              <w:pBdr>
                                <w:top w:val="nil"/>
                                <w:left w:val="nil"/>
                                <w:bottom w:val="nil"/>
                                <w:right w:val="nil"/>
                                <w:between w:val="nil"/>
                              </w:pBdr>
                              <w:spacing w:line="360" w:lineRule="auto"/>
                              <w:jc w:val="center"/>
                              <w:rPr>
                                <w:sz w:val="28"/>
                                <w:szCs w:val="28"/>
                              </w:rPr>
                            </w:pPr>
                          </w:p>
                          <w:p w14:paraId="052AB535" w14:textId="77777777" w:rsidR="00E2120D"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E2120D" w:rsidRDefault="00E2120D"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E2120D" w:rsidRDefault="00E2120D"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34D51234" w:rsidR="00E2120D" w:rsidRPr="004E7F89" w:rsidRDefault="00E2120D" w:rsidP="008046CF">
                            <w:pPr>
                              <w:pBdr>
                                <w:top w:val="nil"/>
                                <w:left w:val="nil"/>
                                <w:bottom w:val="nil"/>
                                <w:right w:val="nil"/>
                                <w:between w:val="nil"/>
                              </w:pBdr>
                              <w:spacing w:line="360" w:lineRule="auto"/>
                              <w:jc w:val="center"/>
                              <w:rPr>
                                <w:b/>
                                <w:sz w:val="36"/>
                                <w:szCs w:val="36"/>
                                <w:lang w:val="en-US"/>
                                <w:rPrChange w:id="11" w:author="Minh Nghia Le" w:date="2020-10-31T11:05:00Z">
                                  <w:rPr>
                                    <w:b/>
                                    <w:sz w:val="36"/>
                                    <w:szCs w:val="36"/>
                                  </w:rPr>
                                </w:rPrChange>
                              </w:rPr>
                            </w:pPr>
                            <w:r>
                              <w:rPr>
                                <w:b/>
                                <w:sz w:val="36"/>
                                <w:szCs w:val="36"/>
                              </w:rPr>
                              <w:t>TSV20</w:t>
                            </w:r>
                            <w:r>
                              <w:rPr>
                                <w:b/>
                                <w:sz w:val="36"/>
                                <w:szCs w:val="36"/>
                                <w:lang w:val="en-US"/>
                              </w:rPr>
                              <w:t>20</w:t>
                            </w:r>
                            <w:r>
                              <w:rPr>
                                <w:b/>
                                <w:sz w:val="36"/>
                                <w:szCs w:val="36"/>
                              </w:rPr>
                              <w:t>-</w:t>
                            </w:r>
                            <w:del w:id="12" w:author="Minh Nghia Le" w:date="2020-10-31T11:05:00Z">
                              <w:r w:rsidDel="004E7F89">
                                <w:rPr>
                                  <w:b/>
                                  <w:sz w:val="36"/>
                                  <w:szCs w:val="36"/>
                                </w:rPr>
                                <w:delText>15</w:delText>
                              </w:r>
                            </w:del>
                            <w:ins w:id="13" w:author="Minh Nghia Le" w:date="2020-10-31T11:05:00Z">
                              <w:r w:rsidR="004E7F89">
                                <w:rPr>
                                  <w:b/>
                                  <w:sz w:val="36"/>
                                  <w:szCs w:val="36"/>
                                  <w:lang w:val="en-US"/>
                                </w:rPr>
                                <w:t>48</w:t>
                              </w:r>
                            </w:ins>
                          </w:p>
                          <w:p w14:paraId="734A2626" w14:textId="0D0D7530" w:rsidR="00E2120D" w:rsidRDefault="00E2120D" w:rsidP="00CD1A63">
                            <w:pPr>
                              <w:pBdr>
                                <w:top w:val="nil"/>
                                <w:left w:val="nil"/>
                                <w:bottom w:val="nil"/>
                                <w:right w:val="nil"/>
                                <w:between w:val="nil"/>
                              </w:pBdr>
                              <w:spacing w:line="360" w:lineRule="auto"/>
                              <w:jc w:val="center"/>
                              <w:rPr>
                                <w:ins w:id="14" w:author="Minh Nghia Le" w:date="2020-10-31T11:21:00Z"/>
                              </w:rPr>
                            </w:pPr>
                          </w:p>
                          <w:p w14:paraId="58555EF2" w14:textId="5E283FB5" w:rsidR="00BE55E8" w:rsidRDefault="00BE55E8" w:rsidP="00CD1A63">
                            <w:pPr>
                              <w:pBdr>
                                <w:top w:val="nil"/>
                                <w:left w:val="nil"/>
                                <w:bottom w:val="nil"/>
                                <w:right w:val="nil"/>
                                <w:between w:val="nil"/>
                              </w:pBdr>
                              <w:spacing w:line="360" w:lineRule="auto"/>
                              <w:jc w:val="center"/>
                              <w:rPr>
                                <w:ins w:id="15" w:author="Minh Nghia Le" w:date="2020-10-31T11:21:00Z"/>
                              </w:rPr>
                            </w:pPr>
                          </w:p>
                          <w:p w14:paraId="4920DBC5" w14:textId="77777777" w:rsidR="00BE55E8" w:rsidRDefault="00BE55E8" w:rsidP="00CD1A63">
                            <w:pPr>
                              <w:pBdr>
                                <w:top w:val="nil"/>
                                <w:left w:val="nil"/>
                                <w:bottom w:val="nil"/>
                                <w:right w:val="nil"/>
                                <w:between w:val="nil"/>
                              </w:pBdr>
                              <w:spacing w:line="360" w:lineRule="auto"/>
                              <w:jc w:val="center"/>
                            </w:pPr>
                          </w:p>
                          <w:p w14:paraId="7EA67537" w14:textId="77777777" w:rsidR="00E2120D" w:rsidRDefault="00E2120D"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E2120D" w:rsidRPr="008E4A2F" w:rsidRDefault="00E2120D"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E2120D" w:rsidRDefault="00E2120D" w:rsidP="00CD1A63">
                            <w:pPr>
                              <w:pBdr>
                                <w:top w:val="nil"/>
                                <w:left w:val="nil"/>
                                <w:bottom w:val="nil"/>
                                <w:right w:val="nil"/>
                                <w:between w:val="nil"/>
                              </w:pBdr>
                              <w:spacing w:line="360" w:lineRule="auto"/>
                              <w:ind w:firstLine="720"/>
                              <w:jc w:val="both"/>
                            </w:pPr>
                            <w:r>
                              <w:t>Dân tộc: Kinh</w:t>
                            </w:r>
                          </w:p>
                          <w:p w14:paraId="10717835" w14:textId="5B296405" w:rsidR="00E2120D" w:rsidRDefault="00E2120D" w:rsidP="00CD1A63">
                            <w:pPr>
                              <w:pBdr>
                                <w:top w:val="nil"/>
                                <w:left w:val="nil"/>
                                <w:bottom w:val="nil"/>
                                <w:right w:val="nil"/>
                                <w:between w:val="nil"/>
                              </w:pBdr>
                              <w:spacing w:line="360" w:lineRule="auto"/>
                              <w:ind w:firstLine="720"/>
                              <w:jc w:val="both"/>
                            </w:pPr>
                            <w:r>
                              <w:t xml:space="preserve">Lớp, khoa: DI1295A2, khoa </w:t>
                            </w:r>
                            <w:del w:id="16" w:author="Minh Nghia Le" w:date="2020-10-31T11:05:00Z">
                              <w:r w:rsidDel="004E7F89">
                                <w:delText xml:space="preserve">công </w:delText>
                              </w:r>
                            </w:del>
                            <w:ins w:id="17" w:author="Minh Nghia Le" w:date="2020-10-31T11:05:00Z">
                              <w:r w:rsidR="004E7F89">
                                <w:rPr>
                                  <w:lang w:val="en-US"/>
                                </w:rPr>
                                <w:t>C</w:t>
                              </w:r>
                              <w:r w:rsidR="004E7F89">
                                <w:t xml:space="preserve">ông </w:t>
                              </w:r>
                            </w:ins>
                            <w:r>
                              <w:t xml:space="preserve">nghệ </w:t>
                            </w:r>
                            <w:ins w:id="18" w:author="Minh Nghia Le" w:date="2020-10-31T11:05:00Z">
                              <w:r w:rsidR="004E7F89">
                                <w:rPr>
                                  <w:lang w:val="en-US"/>
                                </w:rPr>
                                <w:t>T</w:t>
                              </w:r>
                            </w:ins>
                            <w:del w:id="19" w:author="Minh Nghia Le" w:date="2020-10-31T11:05:00Z">
                              <w:r w:rsidDel="004E7F89">
                                <w:delText>t</w:delText>
                              </w:r>
                            </w:del>
                            <w:r>
                              <w:t xml:space="preserve">hông tin và </w:t>
                            </w:r>
                            <w:del w:id="20" w:author="Minh Nghia Le" w:date="2020-10-31T11:05:00Z">
                              <w:r w:rsidDel="004E7F89">
                                <w:delText xml:space="preserve">truyền </w:delText>
                              </w:r>
                            </w:del>
                            <w:ins w:id="21" w:author="Minh Nghia Le" w:date="2020-10-31T11:05:00Z">
                              <w:r w:rsidR="004E7F89">
                                <w:rPr>
                                  <w:lang w:val="en-US"/>
                                </w:rPr>
                                <w:t>T</w:t>
                              </w:r>
                              <w:r w:rsidR="004E7F89">
                                <w:t xml:space="preserve">ruyền </w:t>
                              </w:r>
                            </w:ins>
                            <w:r>
                              <w:t>thông</w:t>
                            </w:r>
                            <w:r>
                              <w:tab/>
                            </w:r>
                          </w:p>
                          <w:p w14:paraId="6C1D3349" w14:textId="77777777" w:rsidR="00E2120D" w:rsidRDefault="00E2120D" w:rsidP="00CD1A63">
                            <w:pPr>
                              <w:pBdr>
                                <w:top w:val="nil"/>
                                <w:left w:val="nil"/>
                                <w:bottom w:val="nil"/>
                                <w:right w:val="nil"/>
                                <w:between w:val="nil"/>
                              </w:pBdr>
                              <w:spacing w:line="360" w:lineRule="auto"/>
                              <w:ind w:firstLine="720"/>
                              <w:jc w:val="both"/>
                            </w:pPr>
                            <w:r>
                              <w:t>Năm thứ: 4 / Số năm đào tạo: 4.5</w:t>
                            </w:r>
                          </w:p>
                          <w:p w14:paraId="374573E7" w14:textId="77777777" w:rsidR="00E2120D" w:rsidRDefault="00E2120D"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E2120D" w:rsidRPr="008E4A2F" w:rsidRDefault="00E2120D"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E2120D" w:rsidRDefault="00E2120D" w:rsidP="00CD1A63">
                            <w:pPr>
                              <w:pBdr>
                                <w:top w:val="nil"/>
                                <w:left w:val="nil"/>
                                <w:bottom w:val="nil"/>
                                <w:right w:val="nil"/>
                                <w:between w:val="nil"/>
                              </w:pBdr>
                              <w:spacing w:line="360" w:lineRule="auto"/>
                              <w:jc w:val="center"/>
                            </w:pPr>
                          </w:p>
                          <w:p w14:paraId="61582005" w14:textId="77777777" w:rsidR="00E2120D" w:rsidRDefault="00E2120D" w:rsidP="00CD1A63">
                            <w:pPr>
                              <w:pBdr>
                                <w:top w:val="nil"/>
                                <w:left w:val="nil"/>
                                <w:bottom w:val="nil"/>
                                <w:right w:val="nil"/>
                                <w:between w:val="nil"/>
                              </w:pBdr>
                              <w:spacing w:line="360" w:lineRule="auto"/>
                              <w:jc w:val="center"/>
                            </w:pPr>
                          </w:p>
                          <w:p w14:paraId="0CD153BC" w14:textId="67466744" w:rsidR="00E2120D" w:rsidRPr="00921467" w:rsidRDefault="00E2120D"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97547B6" id="Rectangle 1" o:spid="_x0000_s1027" style="position:absolute;left:0;text-align:left;margin-left:10.95pt;margin-top:1.55pt;width:474pt;height:69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" strokeweight="3pt">
                <v:stroke startarrowwidth="narrow" startarrowlength="short" endarrowwidth="narrow" endarrowlength="short" miterlimit="5243f" linestyle="thinThin"/>
                <v:textbox inset="2.53958mm,2.53958mm,2.53958mm,2.53958mm">
                  <w:txbxContent>
                    <w:p w14:paraId="10EEFEE2" w14:textId="7930E3F9" w:rsidR="00E2120D" w:rsidDel="00BE55E8" w:rsidRDefault="00E2120D" w:rsidP="00CD1A63">
                      <w:pPr>
                        <w:pBdr>
                          <w:top w:val="nil"/>
                          <w:left w:val="nil"/>
                          <w:bottom w:val="nil"/>
                          <w:right w:val="nil"/>
                          <w:between w:val="nil"/>
                        </w:pBdr>
                        <w:spacing w:line="360" w:lineRule="auto"/>
                        <w:jc w:val="center"/>
                        <w:rPr>
                          <w:del w:id="22" w:author="Minh Nghia Le" w:date="2020-10-31T11:21:00Z"/>
                          <w:sz w:val="28"/>
                          <w:szCs w:val="28"/>
                        </w:rPr>
                      </w:pPr>
                    </w:p>
                    <w:p w14:paraId="3BB4D6AE" w14:textId="63A6B227" w:rsidR="00E2120D" w:rsidDel="00BE55E8" w:rsidRDefault="00E2120D" w:rsidP="00CD1A63">
                      <w:pPr>
                        <w:pBdr>
                          <w:top w:val="nil"/>
                          <w:left w:val="nil"/>
                          <w:bottom w:val="nil"/>
                          <w:right w:val="nil"/>
                          <w:between w:val="nil"/>
                        </w:pBdr>
                        <w:spacing w:line="360" w:lineRule="auto"/>
                        <w:jc w:val="center"/>
                        <w:rPr>
                          <w:del w:id="23" w:author="Minh Nghia Le" w:date="2020-10-31T11:21:00Z"/>
                          <w:sz w:val="28"/>
                          <w:szCs w:val="28"/>
                        </w:rPr>
                      </w:pPr>
                    </w:p>
                    <w:p w14:paraId="239C9BFE" w14:textId="77777777" w:rsidR="00E2120D" w:rsidRDefault="00E2120D" w:rsidP="00CD1A63">
                      <w:pPr>
                        <w:pBdr>
                          <w:top w:val="nil"/>
                          <w:left w:val="nil"/>
                          <w:bottom w:val="nil"/>
                          <w:right w:val="nil"/>
                          <w:between w:val="nil"/>
                        </w:pBdr>
                        <w:spacing w:line="360" w:lineRule="auto"/>
                        <w:jc w:val="center"/>
                        <w:rPr>
                          <w:sz w:val="28"/>
                          <w:szCs w:val="28"/>
                        </w:rPr>
                      </w:pPr>
                    </w:p>
                    <w:p w14:paraId="4A191D64"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E2120D" w:rsidRDefault="00E2120D" w:rsidP="00CD1A63">
                      <w:pPr>
                        <w:pBdr>
                          <w:top w:val="nil"/>
                          <w:left w:val="nil"/>
                          <w:bottom w:val="nil"/>
                          <w:right w:val="nil"/>
                          <w:between w:val="nil"/>
                        </w:pBdr>
                        <w:spacing w:line="360" w:lineRule="auto"/>
                        <w:jc w:val="center"/>
                        <w:rPr>
                          <w:b/>
                          <w:sz w:val="28"/>
                          <w:szCs w:val="28"/>
                        </w:rPr>
                      </w:pPr>
                    </w:p>
                    <w:p w14:paraId="27E51625" w14:textId="77777777" w:rsidR="00E2120D" w:rsidRDefault="00E2120D" w:rsidP="00CD1A63">
                      <w:pPr>
                        <w:pBdr>
                          <w:top w:val="nil"/>
                          <w:left w:val="nil"/>
                          <w:bottom w:val="nil"/>
                          <w:right w:val="nil"/>
                          <w:between w:val="nil"/>
                        </w:pBdr>
                        <w:spacing w:line="360" w:lineRule="auto"/>
                        <w:jc w:val="center"/>
                      </w:pPr>
                    </w:p>
                    <w:p w14:paraId="1A8F53FF" w14:textId="03D76456" w:rsidR="00E2120D" w:rsidDel="00BE55E8" w:rsidRDefault="00E2120D" w:rsidP="00CD1A63">
                      <w:pPr>
                        <w:pBdr>
                          <w:top w:val="nil"/>
                          <w:left w:val="nil"/>
                          <w:bottom w:val="nil"/>
                          <w:right w:val="nil"/>
                          <w:between w:val="nil"/>
                        </w:pBdr>
                        <w:spacing w:line="360" w:lineRule="auto"/>
                        <w:jc w:val="center"/>
                        <w:rPr>
                          <w:del w:id="24" w:author="Minh Nghia Le" w:date="2020-10-31T11:21:00Z"/>
                        </w:rPr>
                      </w:pPr>
                    </w:p>
                    <w:p w14:paraId="07962D37" w14:textId="77777777" w:rsidR="00E2120D" w:rsidRDefault="00E2120D" w:rsidP="00CD1A63">
                      <w:pPr>
                        <w:pBdr>
                          <w:top w:val="nil"/>
                          <w:left w:val="nil"/>
                          <w:bottom w:val="nil"/>
                          <w:right w:val="nil"/>
                          <w:between w:val="nil"/>
                        </w:pBdr>
                        <w:spacing w:line="360" w:lineRule="auto"/>
                        <w:rPr>
                          <w:b/>
                          <w:sz w:val="36"/>
                          <w:szCs w:val="36"/>
                        </w:rPr>
                      </w:pPr>
                    </w:p>
                    <w:p w14:paraId="275146B6"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E2120D" w:rsidRDefault="00E2120D" w:rsidP="00CD1A63">
                      <w:pPr>
                        <w:pBdr>
                          <w:top w:val="nil"/>
                          <w:left w:val="nil"/>
                          <w:bottom w:val="nil"/>
                          <w:right w:val="nil"/>
                          <w:between w:val="nil"/>
                        </w:pBdr>
                        <w:spacing w:line="360" w:lineRule="auto"/>
                        <w:jc w:val="center"/>
                        <w:rPr>
                          <w:sz w:val="28"/>
                          <w:szCs w:val="28"/>
                        </w:rPr>
                      </w:pPr>
                    </w:p>
                    <w:p w14:paraId="052AB535" w14:textId="77777777" w:rsidR="00E2120D"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E2120D" w:rsidRDefault="00E2120D"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E2120D" w:rsidRDefault="00E2120D"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34D51234" w:rsidR="00E2120D" w:rsidRPr="004E7F89" w:rsidRDefault="00E2120D" w:rsidP="008046CF">
                      <w:pPr>
                        <w:pBdr>
                          <w:top w:val="nil"/>
                          <w:left w:val="nil"/>
                          <w:bottom w:val="nil"/>
                          <w:right w:val="nil"/>
                          <w:between w:val="nil"/>
                        </w:pBdr>
                        <w:spacing w:line="360" w:lineRule="auto"/>
                        <w:jc w:val="center"/>
                        <w:rPr>
                          <w:b/>
                          <w:sz w:val="36"/>
                          <w:szCs w:val="36"/>
                          <w:lang w:val="en-US"/>
                          <w:rPrChange w:id="25" w:author="Minh Nghia Le" w:date="2020-10-31T11:05:00Z">
                            <w:rPr>
                              <w:b/>
                              <w:sz w:val="36"/>
                              <w:szCs w:val="36"/>
                            </w:rPr>
                          </w:rPrChange>
                        </w:rPr>
                      </w:pPr>
                      <w:r>
                        <w:rPr>
                          <w:b/>
                          <w:sz w:val="36"/>
                          <w:szCs w:val="36"/>
                        </w:rPr>
                        <w:t>TSV20</w:t>
                      </w:r>
                      <w:r>
                        <w:rPr>
                          <w:b/>
                          <w:sz w:val="36"/>
                          <w:szCs w:val="36"/>
                          <w:lang w:val="en-US"/>
                        </w:rPr>
                        <w:t>20</w:t>
                      </w:r>
                      <w:r>
                        <w:rPr>
                          <w:b/>
                          <w:sz w:val="36"/>
                          <w:szCs w:val="36"/>
                        </w:rPr>
                        <w:t>-</w:t>
                      </w:r>
                      <w:del w:id="26" w:author="Minh Nghia Le" w:date="2020-10-31T11:05:00Z">
                        <w:r w:rsidDel="004E7F89">
                          <w:rPr>
                            <w:b/>
                            <w:sz w:val="36"/>
                            <w:szCs w:val="36"/>
                          </w:rPr>
                          <w:delText>15</w:delText>
                        </w:r>
                      </w:del>
                      <w:ins w:id="27" w:author="Minh Nghia Le" w:date="2020-10-31T11:05:00Z">
                        <w:r w:rsidR="004E7F89">
                          <w:rPr>
                            <w:b/>
                            <w:sz w:val="36"/>
                            <w:szCs w:val="36"/>
                            <w:lang w:val="en-US"/>
                          </w:rPr>
                          <w:t>48</w:t>
                        </w:r>
                      </w:ins>
                    </w:p>
                    <w:p w14:paraId="734A2626" w14:textId="0D0D7530" w:rsidR="00E2120D" w:rsidRDefault="00E2120D" w:rsidP="00CD1A63">
                      <w:pPr>
                        <w:pBdr>
                          <w:top w:val="nil"/>
                          <w:left w:val="nil"/>
                          <w:bottom w:val="nil"/>
                          <w:right w:val="nil"/>
                          <w:between w:val="nil"/>
                        </w:pBdr>
                        <w:spacing w:line="360" w:lineRule="auto"/>
                        <w:jc w:val="center"/>
                        <w:rPr>
                          <w:ins w:id="28" w:author="Minh Nghia Le" w:date="2020-10-31T11:21:00Z"/>
                        </w:rPr>
                      </w:pPr>
                    </w:p>
                    <w:p w14:paraId="58555EF2" w14:textId="5E283FB5" w:rsidR="00BE55E8" w:rsidRDefault="00BE55E8" w:rsidP="00CD1A63">
                      <w:pPr>
                        <w:pBdr>
                          <w:top w:val="nil"/>
                          <w:left w:val="nil"/>
                          <w:bottom w:val="nil"/>
                          <w:right w:val="nil"/>
                          <w:between w:val="nil"/>
                        </w:pBdr>
                        <w:spacing w:line="360" w:lineRule="auto"/>
                        <w:jc w:val="center"/>
                        <w:rPr>
                          <w:ins w:id="29" w:author="Minh Nghia Le" w:date="2020-10-31T11:21:00Z"/>
                        </w:rPr>
                      </w:pPr>
                    </w:p>
                    <w:p w14:paraId="4920DBC5" w14:textId="77777777" w:rsidR="00BE55E8" w:rsidRDefault="00BE55E8" w:rsidP="00CD1A63">
                      <w:pPr>
                        <w:pBdr>
                          <w:top w:val="nil"/>
                          <w:left w:val="nil"/>
                          <w:bottom w:val="nil"/>
                          <w:right w:val="nil"/>
                          <w:between w:val="nil"/>
                        </w:pBdr>
                        <w:spacing w:line="360" w:lineRule="auto"/>
                        <w:jc w:val="center"/>
                      </w:pPr>
                    </w:p>
                    <w:p w14:paraId="7EA67537" w14:textId="77777777" w:rsidR="00E2120D" w:rsidRDefault="00E2120D"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E2120D" w:rsidRPr="008E4A2F" w:rsidRDefault="00E2120D"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E2120D" w:rsidRDefault="00E2120D" w:rsidP="00CD1A63">
                      <w:pPr>
                        <w:pBdr>
                          <w:top w:val="nil"/>
                          <w:left w:val="nil"/>
                          <w:bottom w:val="nil"/>
                          <w:right w:val="nil"/>
                          <w:between w:val="nil"/>
                        </w:pBdr>
                        <w:spacing w:line="360" w:lineRule="auto"/>
                        <w:ind w:firstLine="720"/>
                        <w:jc w:val="both"/>
                      </w:pPr>
                      <w:r>
                        <w:t>Dân tộc: Kinh</w:t>
                      </w:r>
                    </w:p>
                    <w:p w14:paraId="10717835" w14:textId="5B296405" w:rsidR="00E2120D" w:rsidRDefault="00E2120D" w:rsidP="00CD1A63">
                      <w:pPr>
                        <w:pBdr>
                          <w:top w:val="nil"/>
                          <w:left w:val="nil"/>
                          <w:bottom w:val="nil"/>
                          <w:right w:val="nil"/>
                          <w:between w:val="nil"/>
                        </w:pBdr>
                        <w:spacing w:line="360" w:lineRule="auto"/>
                        <w:ind w:firstLine="720"/>
                        <w:jc w:val="both"/>
                      </w:pPr>
                      <w:r>
                        <w:t xml:space="preserve">Lớp, khoa: DI1295A2, khoa </w:t>
                      </w:r>
                      <w:del w:id="30" w:author="Minh Nghia Le" w:date="2020-10-31T11:05:00Z">
                        <w:r w:rsidDel="004E7F89">
                          <w:delText xml:space="preserve">công </w:delText>
                        </w:r>
                      </w:del>
                      <w:ins w:id="31" w:author="Minh Nghia Le" w:date="2020-10-31T11:05:00Z">
                        <w:r w:rsidR="004E7F89">
                          <w:rPr>
                            <w:lang w:val="en-US"/>
                          </w:rPr>
                          <w:t>C</w:t>
                        </w:r>
                        <w:r w:rsidR="004E7F89">
                          <w:t xml:space="preserve">ông </w:t>
                        </w:r>
                      </w:ins>
                      <w:r>
                        <w:t xml:space="preserve">nghệ </w:t>
                      </w:r>
                      <w:ins w:id="32" w:author="Minh Nghia Le" w:date="2020-10-31T11:05:00Z">
                        <w:r w:rsidR="004E7F89">
                          <w:rPr>
                            <w:lang w:val="en-US"/>
                          </w:rPr>
                          <w:t>T</w:t>
                        </w:r>
                      </w:ins>
                      <w:del w:id="33" w:author="Minh Nghia Le" w:date="2020-10-31T11:05:00Z">
                        <w:r w:rsidDel="004E7F89">
                          <w:delText>t</w:delText>
                        </w:r>
                      </w:del>
                      <w:r>
                        <w:t xml:space="preserve">hông tin và </w:t>
                      </w:r>
                      <w:del w:id="34" w:author="Minh Nghia Le" w:date="2020-10-31T11:05:00Z">
                        <w:r w:rsidDel="004E7F89">
                          <w:delText xml:space="preserve">truyền </w:delText>
                        </w:r>
                      </w:del>
                      <w:ins w:id="35" w:author="Minh Nghia Le" w:date="2020-10-31T11:05:00Z">
                        <w:r w:rsidR="004E7F89">
                          <w:rPr>
                            <w:lang w:val="en-US"/>
                          </w:rPr>
                          <w:t>T</w:t>
                        </w:r>
                        <w:r w:rsidR="004E7F89">
                          <w:t xml:space="preserve">ruyền </w:t>
                        </w:r>
                      </w:ins>
                      <w:r>
                        <w:t>thông</w:t>
                      </w:r>
                      <w:r>
                        <w:tab/>
                      </w:r>
                    </w:p>
                    <w:p w14:paraId="6C1D3349" w14:textId="77777777" w:rsidR="00E2120D" w:rsidRDefault="00E2120D" w:rsidP="00CD1A63">
                      <w:pPr>
                        <w:pBdr>
                          <w:top w:val="nil"/>
                          <w:left w:val="nil"/>
                          <w:bottom w:val="nil"/>
                          <w:right w:val="nil"/>
                          <w:between w:val="nil"/>
                        </w:pBdr>
                        <w:spacing w:line="360" w:lineRule="auto"/>
                        <w:ind w:firstLine="720"/>
                        <w:jc w:val="both"/>
                      </w:pPr>
                      <w:r>
                        <w:t>Năm thứ: 4 / Số năm đào tạo: 4.5</w:t>
                      </w:r>
                    </w:p>
                    <w:p w14:paraId="374573E7" w14:textId="77777777" w:rsidR="00E2120D" w:rsidRDefault="00E2120D"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E2120D" w:rsidRPr="008E4A2F" w:rsidRDefault="00E2120D"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E2120D" w:rsidRDefault="00E2120D" w:rsidP="00CD1A63">
                      <w:pPr>
                        <w:pBdr>
                          <w:top w:val="nil"/>
                          <w:left w:val="nil"/>
                          <w:bottom w:val="nil"/>
                          <w:right w:val="nil"/>
                          <w:between w:val="nil"/>
                        </w:pBdr>
                        <w:spacing w:line="360" w:lineRule="auto"/>
                        <w:jc w:val="center"/>
                      </w:pPr>
                    </w:p>
                    <w:p w14:paraId="61582005" w14:textId="77777777" w:rsidR="00E2120D" w:rsidRDefault="00E2120D" w:rsidP="00CD1A63">
                      <w:pPr>
                        <w:pBdr>
                          <w:top w:val="nil"/>
                          <w:left w:val="nil"/>
                          <w:bottom w:val="nil"/>
                          <w:right w:val="nil"/>
                          <w:between w:val="nil"/>
                        </w:pBdr>
                        <w:spacing w:line="360" w:lineRule="auto"/>
                        <w:jc w:val="center"/>
                      </w:pPr>
                    </w:p>
                    <w:p w14:paraId="0CD153BC" w14:textId="67466744" w:rsidR="00E2120D" w:rsidRPr="00921467" w:rsidRDefault="00E2120D"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v:textbox>
                <w10:wrap type="through"/>
              </v:rect>
            </w:pict>
          </mc:Fallback>
        </mc:AlternateContent>
      </w:r>
    </w:p>
    <w:p w14:paraId="614D3DB6" w14:textId="77777777" w:rsidR="00F82576" w:rsidRDefault="00F82576" w:rsidP="007C0E12">
      <w:pPr>
        <w:pStyle w:val="Heading1"/>
        <w:pBdr>
          <w:top w:val="nil"/>
          <w:left w:val="nil"/>
          <w:bottom w:val="nil"/>
          <w:right w:val="nil"/>
          <w:between w:val="nil"/>
        </w:pBdr>
        <w:spacing w:line="360" w:lineRule="auto"/>
        <w:jc w:val="both"/>
        <w:rPr>
          <w:sz w:val="26"/>
          <w:szCs w:val="26"/>
        </w:rPr>
      </w:pPr>
      <w:r>
        <w:lastRenderedPageBreak/>
        <w:tab/>
      </w:r>
      <w:r>
        <w:rPr>
          <w:sz w:val="26"/>
          <w:szCs w:val="26"/>
        </w:rPr>
        <w:t>DANH SÁCH THÀNH VIÊN THAM GIA</w:t>
      </w:r>
    </w:p>
    <w:p w14:paraId="6B45613B" w14:textId="77777777" w:rsidR="00F82576" w:rsidRDefault="00F82576" w:rsidP="007C0E12">
      <w:pPr>
        <w:pBdr>
          <w:top w:val="nil"/>
          <w:left w:val="nil"/>
          <w:bottom w:val="nil"/>
          <w:right w:val="nil"/>
          <w:between w:val="nil"/>
        </w:pBdr>
        <w:spacing w:line="360" w:lineRule="auto"/>
        <w:jc w:val="both"/>
      </w:pPr>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3650"/>
      </w:tblGrid>
      <w:tr w:rsidR="00F82576" w14:paraId="5A1151D2" w14:textId="77777777" w:rsidTr="002776E1">
        <w:trPr>
          <w:trHeight w:val="500"/>
          <w:jc w:val="center"/>
        </w:trPr>
        <w:tc>
          <w:tcPr>
            <w:tcW w:w="2866" w:type="dxa"/>
            <w:vAlign w:val="center"/>
          </w:tcPr>
          <w:p w14:paraId="5FB006C6"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HỌ VÀ TÊN</w:t>
            </w:r>
          </w:p>
        </w:tc>
        <w:tc>
          <w:tcPr>
            <w:tcW w:w="3650" w:type="dxa"/>
            <w:vAlign w:val="center"/>
          </w:tcPr>
          <w:p w14:paraId="7F00BAF5"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ĐƠN VỊ</w:t>
            </w:r>
          </w:p>
        </w:tc>
      </w:tr>
      <w:tr w:rsidR="00F82576" w14:paraId="56DEC5CF" w14:textId="77777777" w:rsidTr="002776E1">
        <w:trPr>
          <w:jc w:val="center"/>
        </w:trPr>
        <w:tc>
          <w:tcPr>
            <w:tcW w:w="2866" w:type="dxa"/>
            <w:vAlign w:val="center"/>
          </w:tcPr>
          <w:p w14:paraId="657CD933"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Trần Thanh Phụng</w:t>
            </w:r>
          </w:p>
        </w:tc>
        <w:tc>
          <w:tcPr>
            <w:tcW w:w="3650" w:type="dxa"/>
          </w:tcPr>
          <w:p w14:paraId="01A579A9" w14:textId="7D93D005"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MSSV: B1</w:t>
            </w:r>
            <w:r w:rsidR="00921467">
              <w:rPr>
                <w:sz w:val="26"/>
                <w:szCs w:val="26"/>
                <w:lang w:val="en-US"/>
              </w:rPr>
              <w:t>605240</w:t>
            </w:r>
          </w:p>
          <w:p w14:paraId="4438ECBC"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Lớp: Hệ thống thông tin 1 K</w:t>
            </w:r>
            <w:r>
              <w:rPr>
                <w:sz w:val="26"/>
                <w:szCs w:val="26"/>
                <w:lang w:val="en-US"/>
              </w:rPr>
              <w:t>42</w:t>
            </w:r>
          </w:p>
        </w:tc>
      </w:tr>
      <w:tr w:rsidR="00F82576" w:rsidDel="004E7F89" w14:paraId="07920A61" w14:textId="796C507E" w:rsidTr="002776E1">
        <w:trPr>
          <w:jc w:val="center"/>
          <w:del w:id="36" w:author="Minh Nghia Le" w:date="2020-10-31T11:06:00Z"/>
        </w:trPr>
        <w:tc>
          <w:tcPr>
            <w:tcW w:w="2866" w:type="dxa"/>
            <w:vAlign w:val="center"/>
          </w:tcPr>
          <w:p w14:paraId="3B576F84" w14:textId="337EC7ED" w:rsidR="00F82576" w:rsidRPr="00F82576" w:rsidDel="004E7F89" w:rsidRDefault="00F82576" w:rsidP="007C0E12">
            <w:pPr>
              <w:pBdr>
                <w:top w:val="nil"/>
                <w:left w:val="nil"/>
                <w:bottom w:val="nil"/>
                <w:right w:val="nil"/>
                <w:between w:val="nil"/>
              </w:pBdr>
              <w:tabs>
                <w:tab w:val="left" w:pos="840"/>
              </w:tabs>
              <w:spacing w:line="360" w:lineRule="auto"/>
              <w:jc w:val="both"/>
              <w:rPr>
                <w:del w:id="37" w:author="Minh Nghia Le" w:date="2020-10-31T11:06:00Z"/>
                <w:sz w:val="26"/>
                <w:szCs w:val="26"/>
                <w:lang w:val="en-US"/>
              </w:rPr>
            </w:pPr>
            <w:del w:id="38" w:author="Minh Nghia Le" w:date="2020-10-31T11:06:00Z">
              <w:r w:rsidDel="004E7F89">
                <w:rPr>
                  <w:sz w:val="26"/>
                  <w:szCs w:val="26"/>
                  <w:lang w:val="en-US"/>
                </w:rPr>
                <w:delText>Phạm Ngọc Quyền</w:delText>
              </w:r>
            </w:del>
          </w:p>
        </w:tc>
        <w:tc>
          <w:tcPr>
            <w:tcW w:w="3650" w:type="dxa"/>
          </w:tcPr>
          <w:p w14:paraId="245DE236" w14:textId="2959589F" w:rsidR="00F82576" w:rsidDel="004E7F89" w:rsidRDefault="00F82576" w:rsidP="007C0E12">
            <w:pPr>
              <w:pBdr>
                <w:top w:val="nil"/>
                <w:left w:val="nil"/>
                <w:bottom w:val="nil"/>
                <w:right w:val="nil"/>
                <w:between w:val="nil"/>
              </w:pBdr>
              <w:tabs>
                <w:tab w:val="left" w:pos="840"/>
              </w:tabs>
              <w:spacing w:line="360" w:lineRule="auto"/>
              <w:jc w:val="both"/>
              <w:rPr>
                <w:del w:id="39" w:author="Minh Nghia Le" w:date="2020-10-31T11:06:00Z"/>
                <w:sz w:val="26"/>
                <w:szCs w:val="26"/>
              </w:rPr>
            </w:pPr>
            <w:del w:id="40" w:author="Minh Nghia Le" w:date="2020-10-31T11:06:00Z">
              <w:r w:rsidDel="004E7F89">
                <w:rPr>
                  <w:sz w:val="26"/>
                  <w:szCs w:val="26"/>
                </w:rPr>
                <w:delText>MSCB: 2267</w:delText>
              </w:r>
            </w:del>
          </w:p>
          <w:p w14:paraId="40BC017E" w14:textId="7B013C1E" w:rsidR="00F82576" w:rsidDel="004E7F89" w:rsidRDefault="00F82576" w:rsidP="007C0E12">
            <w:pPr>
              <w:pBdr>
                <w:top w:val="nil"/>
                <w:left w:val="nil"/>
                <w:bottom w:val="nil"/>
                <w:right w:val="nil"/>
                <w:between w:val="nil"/>
              </w:pBdr>
              <w:tabs>
                <w:tab w:val="left" w:pos="840"/>
              </w:tabs>
              <w:spacing w:line="360" w:lineRule="auto"/>
              <w:jc w:val="both"/>
              <w:rPr>
                <w:del w:id="41" w:author="Minh Nghia Le" w:date="2020-10-31T11:06:00Z"/>
                <w:sz w:val="26"/>
                <w:szCs w:val="26"/>
              </w:rPr>
            </w:pPr>
            <w:del w:id="42" w:author="Minh Nghia Le" w:date="2020-10-31T11:06:00Z">
              <w:r w:rsidDel="004E7F89">
                <w:rPr>
                  <w:sz w:val="26"/>
                  <w:szCs w:val="26"/>
                </w:rPr>
                <w:delText>Bộ Môn: Hệ thống thông tin</w:delText>
              </w:r>
            </w:del>
          </w:p>
        </w:tc>
      </w:tr>
      <w:tr w:rsidR="00F82576" w14:paraId="4541B9C4" w14:textId="77777777" w:rsidTr="002776E1">
        <w:trPr>
          <w:jc w:val="center"/>
        </w:trPr>
        <w:tc>
          <w:tcPr>
            <w:tcW w:w="2866" w:type="dxa"/>
            <w:vAlign w:val="center"/>
          </w:tcPr>
          <w:p w14:paraId="08A4E948"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color w:val="000000"/>
                <w:sz w:val="26"/>
                <w:szCs w:val="26"/>
              </w:rPr>
              <w:t xml:space="preserve">Lê </w:t>
            </w:r>
            <w:r>
              <w:rPr>
                <w:color w:val="000000"/>
                <w:sz w:val="26"/>
                <w:szCs w:val="26"/>
                <w:lang w:val="en-US"/>
              </w:rPr>
              <w:t>Minh</w:t>
            </w:r>
            <w:r>
              <w:rPr>
                <w:color w:val="000000"/>
                <w:sz w:val="26"/>
                <w:szCs w:val="26"/>
              </w:rPr>
              <w:t xml:space="preserve"> Nghĩa</w:t>
            </w:r>
          </w:p>
        </w:tc>
        <w:tc>
          <w:tcPr>
            <w:tcW w:w="3650" w:type="dxa"/>
          </w:tcPr>
          <w:p w14:paraId="399631EB" w14:textId="7651372C"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 xml:space="preserve">MSSV: </w:t>
            </w:r>
            <w:r w:rsidR="00921467">
              <w:rPr>
                <w:sz w:val="26"/>
                <w:szCs w:val="26"/>
                <w:lang w:val="en-US"/>
              </w:rPr>
              <w:t>B1605229</w:t>
            </w:r>
          </w:p>
          <w:p w14:paraId="5205D824"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Lớp: Hệ thống thông tin 1 K42</w:t>
            </w:r>
          </w:p>
        </w:tc>
      </w:tr>
      <w:tr w:rsidR="00F82576" w14:paraId="72532993" w14:textId="77777777" w:rsidTr="002776E1">
        <w:trPr>
          <w:jc w:val="center"/>
        </w:trPr>
        <w:tc>
          <w:tcPr>
            <w:tcW w:w="2866" w:type="dxa"/>
            <w:vAlign w:val="center"/>
          </w:tcPr>
          <w:p w14:paraId="05806222" w14:textId="77777777" w:rsidR="00F82576" w:rsidRP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Lê Ngọc Đức</w:t>
            </w:r>
          </w:p>
        </w:tc>
        <w:tc>
          <w:tcPr>
            <w:tcW w:w="3650" w:type="dxa"/>
          </w:tcPr>
          <w:p w14:paraId="2941623C"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B1605271</w:t>
            </w:r>
          </w:p>
          <w:p w14:paraId="4C624DE5"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r w:rsidR="00F82576" w14:paraId="19351268" w14:textId="77777777" w:rsidTr="002776E1">
        <w:trPr>
          <w:jc w:val="center"/>
        </w:trPr>
        <w:tc>
          <w:tcPr>
            <w:tcW w:w="2866" w:type="dxa"/>
            <w:vAlign w:val="center"/>
          </w:tcPr>
          <w:p w14:paraId="7B6ECF01" w14:textId="77777777" w:rsid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Đỗ Thị Ngọc Nguyên</w:t>
            </w:r>
          </w:p>
        </w:tc>
        <w:tc>
          <w:tcPr>
            <w:tcW w:w="3650" w:type="dxa"/>
          </w:tcPr>
          <w:p w14:paraId="65085B10"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B1605292</w:t>
            </w:r>
          </w:p>
          <w:p w14:paraId="0C9A5ED7"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bl>
    <w:p w14:paraId="240FF161" w14:textId="77777777" w:rsidR="00F82576" w:rsidRDefault="00F82576" w:rsidP="007C0E12">
      <w:pPr>
        <w:pBdr>
          <w:top w:val="nil"/>
          <w:left w:val="nil"/>
          <w:bottom w:val="nil"/>
          <w:right w:val="nil"/>
          <w:between w:val="nil"/>
        </w:pBdr>
        <w:tabs>
          <w:tab w:val="left" w:pos="7088"/>
        </w:tabs>
        <w:spacing w:before="120" w:line="360" w:lineRule="auto"/>
        <w:ind w:firstLine="284"/>
        <w:jc w:val="both"/>
        <w:rPr>
          <w:rFonts w:ascii="Arial" w:eastAsia="Arial" w:hAnsi="Arial" w:cs="Arial"/>
          <w:i/>
        </w:rPr>
      </w:pPr>
    </w:p>
    <w:p w14:paraId="12ABE8AA" w14:textId="77777777" w:rsidR="00F82576" w:rsidRDefault="00F82576" w:rsidP="007C0E12">
      <w:pPr>
        <w:pStyle w:val="Heading1"/>
        <w:pBdr>
          <w:top w:val="nil"/>
          <w:left w:val="nil"/>
          <w:bottom w:val="nil"/>
          <w:right w:val="nil"/>
          <w:between w:val="nil"/>
        </w:pBdr>
        <w:spacing w:line="360" w:lineRule="auto"/>
        <w:jc w:val="both"/>
        <w:rPr>
          <w:sz w:val="26"/>
          <w:szCs w:val="26"/>
        </w:rPr>
      </w:pPr>
      <w:bookmarkStart w:id="43" w:name="_1fob9te" w:colFirst="0" w:colLast="0"/>
      <w:bookmarkEnd w:id="43"/>
      <w:r>
        <w:rPr>
          <w:sz w:val="26"/>
          <w:szCs w:val="26"/>
        </w:rPr>
        <w:t>ĐƠN VỊ PHỐI HỢP CHÍNH</w:t>
      </w:r>
    </w:p>
    <w:p w14:paraId="68096DBD" w14:textId="4B58ECE1"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Khoa Công nghệ </w:t>
      </w:r>
      <w:ins w:id="44" w:author="Minh Nghia Le" w:date="2020-10-31T11:06:00Z">
        <w:r w:rsidR="004E7F89">
          <w:rPr>
            <w:lang w:val="en-US"/>
          </w:rPr>
          <w:t>T</w:t>
        </w:r>
      </w:ins>
      <w:del w:id="45" w:author="Minh Nghia Le" w:date="2020-10-31T11:06:00Z">
        <w:r w:rsidDel="004E7F89">
          <w:delText>t</w:delText>
        </w:r>
      </w:del>
      <w:r>
        <w:t>hông tin &amp; Truyền thông – Đại học Cần Thơ</w:t>
      </w:r>
    </w:p>
    <w:p w14:paraId="4CC3DD67"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Đoàn </w:t>
      </w:r>
      <w:r w:rsidR="00D71DAA" w:rsidRPr="00D71DAA">
        <w:rPr>
          <w:color w:val="000000" w:themeColor="text1"/>
          <w:lang w:val="en-US"/>
        </w:rPr>
        <w:t>T</w:t>
      </w:r>
      <w:r>
        <w:t>rường Đại học Cần Thơ</w:t>
      </w:r>
    </w:p>
    <w:p w14:paraId="111187EC"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Phòng Quản lý Khoa học – Đại </w:t>
      </w:r>
      <w:r w:rsidRPr="00D71DAA">
        <w:rPr>
          <w:color w:val="000000" w:themeColor="text1"/>
        </w:rPr>
        <w:t>h</w:t>
      </w:r>
      <w:r>
        <w:t>ọc Cần Thơ</w:t>
      </w:r>
    </w:p>
    <w:p w14:paraId="6898117E" w14:textId="77777777" w:rsidR="00F82576" w:rsidRDefault="00F82576" w:rsidP="007C0E12">
      <w:pPr>
        <w:spacing w:after="160" w:line="259" w:lineRule="auto"/>
        <w:jc w:val="both"/>
      </w:pPr>
      <w:r>
        <w:br w:type="page"/>
      </w:r>
    </w:p>
    <w:p w14:paraId="2CE407C9" w14:textId="77777777" w:rsidR="00F82576" w:rsidRDefault="00F82576" w:rsidP="007C0E12">
      <w:pPr>
        <w:pBdr>
          <w:top w:val="nil"/>
          <w:left w:val="nil"/>
          <w:bottom w:val="nil"/>
          <w:right w:val="nil"/>
          <w:between w:val="nil"/>
        </w:pBdr>
        <w:spacing w:before="120" w:line="360" w:lineRule="auto"/>
        <w:jc w:val="both"/>
      </w:pPr>
    </w:p>
    <w:p w14:paraId="430B6AE8" w14:textId="77777777" w:rsidR="004004A9" w:rsidRDefault="004004A9" w:rsidP="007C0E12">
      <w:pPr>
        <w:pStyle w:val="Heading1"/>
        <w:pBdr>
          <w:top w:val="nil"/>
          <w:left w:val="nil"/>
          <w:bottom w:val="nil"/>
          <w:right w:val="nil"/>
          <w:between w:val="nil"/>
        </w:pBdr>
        <w:spacing w:line="360" w:lineRule="auto"/>
        <w:jc w:val="both"/>
        <w:rPr>
          <w:sz w:val="26"/>
          <w:szCs w:val="26"/>
        </w:rPr>
      </w:pPr>
      <w:r>
        <w:rPr>
          <w:sz w:val="26"/>
          <w:szCs w:val="26"/>
        </w:rPr>
        <w:t>DANH MỤC TỪ VIẾT TẮT</w:t>
      </w:r>
    </w:p>
    <w:p w14:paraId="28112BA9" w14:textId="77777777" w:rsidR="004004A9" w:rsidRDefault="004004A9" w:rsidP="007C0E12">
      <w:pPr>
        <w:pBdr>
          <w:top w:val="nil"/>
          <w:left w:val="nil"/>
          <w:bottom w:val="nil"/>
          <w:right w:val="nil"/>
          <w:between w:val="nil"/>
        </w:pBdr>
        <w:spacing w:line="360" w:lineRule="auto"/>
        <w:jc w:val="both"/>
        <w:rPr>
          <w:sz w:val="26"/>
          <w:szCs w:val="26"/>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3249"/>
        <w:gridCol w:w="4779"/>
      </w:tblGrid>
      <w:tr w:rsidR="004004A9" w14:paraId="325D8FD5" w14:textId="77777777" w:rsidTr="002776E1">
        <w:tc>
          <w:tcPr>
            <w:tcW w:w="828" w:type="dxa"/>
            <w:shd w:val="clear" w:color="auto" w:fill="E6E6E6"/>
          </w:tcPr>
          <w:p w14:paraId="35C4C305"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STT</w:t>
            </w:r>
          </w:p>
        </w:tc>
        <w:tc>
          <w:tcPr>
            <w:tcW w:w="3249" w:type="dxa"/>
            <w:shd w:val="clear" w:color="auto" w:fill="E6E6E6"/>
          </w:tcPr>
          <w:p w14:paraId="587A5B6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Thuật ngữ</w:t>
            </w:r>
          </w:p>
        </w:tc>
        <w:tc>
          <w:tcPr>
            <w:tcW w:w="4779" w:type="dxa"/>
            <w:shd w:val="clear" w:color="auto" w:fill="E6E6E6"/>
          </w:tcPr>
          <w:p w14:paraId="6910536E"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Diễn giải</w:t>
            </w:r>
          </w:p>
        </w:tc>
      </w:tr>
      <w:tr w:rsidR="004004A9" w14:paraId="27935CF0" w14:textId="77777777" w:rsidTr="002776E1">
        <w:tc>
          <w:tcPr>
            <w:tcW w:w="828" w:type="dxa"/>
          </w:tcPr>
          <w:p w14:paraId="4A63B54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1.</w:t>
            </w:r>
          </w:p>
        </w:tc>
        <w:tc>
          <w:tcPr>
            <w:tcW w:w="3249" w:type="dxa"/>
            <w:vAlign w:val="center"/>
          </w:tcPr>
          <w:p w14:paraId="6E2EF30F"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CDM</w:t>
            </w:r>
          </w:p>
        </w:tc>
        <w:tc>
          <w:tcPr>
            <w:tcW w:w="4779" w:type="dxa"/>
            <w:vAlign w:val="center"/>
          </w:tcPr>
          <w:p w14:paraId="1A2F671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Conceptual Data Model</w:t>
            </w:r>
          </w:p>
        </w:tc>
      </w:tr>
      <w:tr w:rsidR="004004A9" w14:paraId="6BD5E8BC" w14:textId="77777777" w:rsidTr="002776E1">
        <w:tc>
          <w:tcPr>
            <w:tcW w:w="828" w:type="dxa"/>
          </w:tcPr>
          <w:p w14:paraId="5B612CC4"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2.</w:t>
            </w:r>
          </w:p>
        </w:tc>
        <w:tc>
          <w:tcPr>
            <w:tcW w:w="3249" w:type="dxa"/>
            <w:vAlign w:val="center"/>
          </w:tcPr>
          <w:p w14:paraId="39FF4347"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PDM</w:t>
            </w:r>
          </w:p>
        </w:tc>
        <w:tc>
          <w:tcPr>
            <w:tcW w:w="4779" w:type="dxa"/>
            <w:vAlign w:val="center"/>
          </w:tcPr>
          <w:p w14:paraId="10C4E019"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Physical Data Model</w:t>
            </w:r>
          </w:p>
        </w:tc>
      </w:tr>
      <w:tr w:rsidR="004004A9" w14:paraId="39829773" w14:textId="77777777" w:rsidTr="002776E1">
        <w:tc>
          <w:tcPr>
            <w:tcW w:w="828" w:type="dxa"/>
          </w:tcPr>
          <w:p w14:paraId="084E6358"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3.</w:t>
            </w:r>
          </w:p>
        </w:tc>
        <w:tc>
          <w:tcPr>
            <w:tcW w:w="3249" w:type="dxa"/>
            <w:vAlign w:val="center"/>
          </w:tcPr>
          <w:p w14:paraId="4245E1F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CSDL</w:t>
            </w:r>
          </w:p>
        </w:tc>
        <w:tc>
          <w:tcPr>
            <w:tcW w:w="4779" w:type="dxa"/>
            <w:vAlign w:val="center"/>
          </w:tcPr>
          <w:p w14:paraId="0DF98C28" w14:textId="77777777" w:rsidR="004004A9" w:rsidRDefault="004004A9" w:rsidP="007C0E12">
            <w:pPr>
              <w:pBdr>
                <w:top w:val="nil"/>
                <w:left w:val="nil"/>
                <w:bottom w:val="nil"/>
                <w:right w:val="nil"/>
                <w:between w:val="nil"/>
              </w:pBdr>
              <w:spacing w:line="360" w:lineRule="auto"/>
              <w:jc w:val="both"/>
              <w:rPr>
                <w:sz w:val="26"/>
                <w:szCs w:val="26"/>
              </w:rPr>
            </w:pPr>
            <w:r>
              <w:rPr>
                <w:color w:val="000000"/>
                <w:sz w:val="26"/>
                <w:szCs w:val="26"/>
                <w:highlight w:val="white"/>
              </w:rPr>
              <w:t>Cơ sở dữ liệu</w:t>
            </w:r>
          </w:p>
        </w:tc>
      </w:tr>
      <w:tr w:rsidR="004004A9" w14:paraId="4F770CD3" w14:textId="77777777" w:rsidTr="002776E1">
        <w:tc>
          <w:tcPr>
            <w:tcW w:w="828" w:type="dxa"/>
          </w:tcPr>
          <w:p w14:paraId="61F8E41A"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4.</w:t>
            </w:r>
          </w:p>
        </w:tc>
        <w:tc>
          <w:tcPr>
            <w:tcW w:w="3249" w:type="dxa"/>
            <w:vAlign w:val="center"/>
          </w:tcPr>
          <w:p w14:paraId="2453A4AB"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Bass</w:t>
            </w:r>
          </w:p>
        </w:tc>
        <w:tc>
          <w:tcPr>
            <w:tcW w:w="4779" w:type="dxa"/>
            <w:vAlign w:val="center"/>
          </w:tcPr>
          <w:p w14:paraId="37E10B30" w14:textId="77777777" w:rsidR="004004A9" w:rsidRDefault="004004A9" w:rsidP="007C0E12">
            <w:pPr>
              <w:pBdr>
                <w:top w:val="nil"/>
                <w:left w:val="nil"/>
                <w:bottom w:val="nil"/>
                <w:right w:val="nil"/>
                <w:between w:val="nil"/>
              </w:pBdr>
              <w:spacing w:line="360" w:lineRule="auto"/>
              <w:jc w:val="both"/>
              <w:rPr>
                <w:color w:val="000000"/>
                <w:sz w:val="26"/>
                <w:szCs w:val="26"/>
                <w:highlight w:val="white"/>
              </w:rPr>
            </w:pPr>
            <w:r>
              <w:rPr>
                <w:sz w:val="26"/>
                <w:szCs w:val="26"/>
              </w:rPr>
              <w:t>Back-end as service</w:t>
            </w:r>
          </w:p>
        </w:tc>
      </w:tr>
    </w:tbl>
    <w:p w14:paraId="2533D312" w14:textId="77777777" w:rsidR="00BF0A12" w:rsidRDefault="00BF0A12" w:rsidP="007C0E12">
      <w:pPr>
        <w:tabs>
          <w:tab w:val="left" w:pos="3240"/>
        </w:tabs>
        <w:jc w:val="both"/>
      </w:pPr>
    </w:p>
    <w:p w14:paraId="503519E7" w14:textId="77777777" w:rsidR="00BF0A12" w:rsidRDefault="00BF0A12" w:rsidP="007C0E12">
      <w:pPr>
        <w:spacing w:after="160" w:line="259" w:lineRule="auto"/>
        <w:jc w:val="both"/>
      </w:pPr>
      <w:r>
        <w:br w:type="page"/>
      </w:r>
    </w:p>
    <w:p w14:paraId="202F8DE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5B62DE35" w14:textId="77777777" w:rsidR="00BF0A12" w:rsidRDefault="00BF0A12"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7AF37F8D" w14:textId="77777777" w:rsidR="00BF0A12" w:rsidRDefault="00BF0A12" w:rsidP="007C0E12">
      <w:pPr>
        <w:pBdr>
          <w:top w:val="nil"/>
          <w:left w:val="nil"/>
          <w:bottom w:val="nil"/>
          <w:right w:val="nil"/>
          <w:between w:val="nil"/>
        </w:pBdr>
        <w:tabs>
          <w:tab w:val="center" w:pos="1890"/>
        </w:tabs>
        <w:spacing w:line="360" w:lineRule="auto"/>
        <w:jc w:val="both"/>
        <w:rPr>
          <w:b/>
          <w:sz w:val="26"/>
          <w:szCs w:val="26"/>
        </w:rPr>
      </w:pPr>
      <w:r>
        <w:rPr>
          <w:b/>
          <w:sz w:val="26"/>
          <w:szCs w:val="26"/>
        </w:rPr>
        <w:tab/>
      </w:r>
      <w:r>
        <w:rPr>
          <w:noProof/>
          <w:lang w:val="en-US"/>
        </w:rPr>
        <mc:AlternateContent>
          <mc:Choice Requires="wps">
            <w:drawing>
              <wp:anchor distT="0" distB="0" distL="114300" distR="114300" simplePos="0" relativeHeight="251662336" behindDoc="0" locked="0" layoutInCell="1" hidden="0" allowOverlap="1" wp14:anchorId="2664B73B" wp14:editId="00D62349">
                <wp:simplePos x="0" y="0"/>
                <wp:positionH relativeFrom="column">
                  <wp:posOffset>635000</wp:posOffset>
                </wp:positionH>
                <wp:positionV relativeFrom="paragraph">
                  <wp:posOffset>25400</wp:posOffset>
                </wp:positionV>
                <wp:extent cx="11430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3C201A1" id="_x0000_t32" coordsize="21600,21600" o:spt="32" o:oned="t" path="m,l21600,21600e" filled="f">
                <v:path arrowok="t" fillok="f" o:connecttype="none"/>
                <o:lock v:ext="edit" shapetype="t"/>
              </v:shapetype>
              <v:shape id="Straight Arrow Connector 4" o:spid="_x0000_s1026" type="#_x0000_t32" style="position:absolute;margin-left:50pt;margin-top:2pt;width:90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">
                <v:stroke startarrowwidth="narrow" startarrowlength="short" endarrowwidth="narrow" endarrowlength="short"/>
              </v:shape>
            </w:pict>
          </mc:Fallback>
        </mc:AlternateContent>
      </w:r>
    </w:p>
    <w:p w14:paraId="6A713E6E" w14:textId="77777777" w:rsidR="00BF0A12" w:rsidRDefault="00BF0A12" w:rsidP="007C0E12">
      <w:pPr>
        <w:pStyle w:val="Heading1"/>
        <w:pBdr>
          <w:top w:val="nil"/>
          <w:left w:val="nil"/>
          <w:bottom w:val="nil"/>
          <w:right w:val="nil"/>
          <w:between w:val="nil"/>
        </w:pBdr>
        <w:spacing w:line="360" w:lineRule="auto"/>
        <w:ind w:left="720" w:firstLine="720"/>
        <w:jc w:val="both"/>
        <w:rPr>
          <w:sz w:val="26"/>
          <w:szCs w:val="26"/>
        </w:rPr>
      </w:pPr>
      <w:bookmarkStart w:id="46" w:name="_1t3h5sf" w:colFirst="0" w:colLast="0"/>
      <w:bookmarkEnd w:id="46"/>
      <w:r>
        <w:rPr>
          <w:sz w:val="26"/>
          <w:szCs w:val="26"/>
        </w:rPr>
        <w:t>THÔNG TIN KẾT QUẢ NGHIÊN CỨU CỦA ĐỀ TÀI</w:t>
      </w:r>
    </w:p>
    <w:p w14:paraId="1574E5B2"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1. Thông tin chung:</w:t>
      </w:r>
    </w:p>
    <w:p w14:paraId="409C8813" w14:textId="77777777" w:rsidR="00BF0A12" w:rsidRDefault="00BF0A12" w:rsidP="007C0E12">
      <w:pPr>
        <w:pBdr>
          <w:top w:val="nil"/>
          <w:left w:val="nil"/>
          <w:bottom w:val="nil"/>
          <w:right w:val="nil"/>
          <w:between w:val="nil"/>
        </w:pBdr>
        <w:spacing w:line="360" w:lineRule="auto"/>
        <w:ind w:left="374"/>
        <w:jc w:val="both"/>
        <w:rPr>
          <w:b/>
          <w:sz w:val="26"/>
          <w:szCs w:val="26"/>
        </w:rPr>
      </w:pPr>
      <w:r>
        <w:rPr>
          <w:b/>
          <w:sz w:val="26"/>
          <w:szCs w:val="26"/>
        </w:rPr>
        <w:t xml:space="preserve">- </w:t>
      </w:r>
      <w:r>
        <w:rPr>
          <w:sz w:val="26"/>
          <w:szCs w:val="26"/>
        </w:rPr>
        <w:t xml:space="preserve">Tên đề tài:  </w:t>
      </w:r>
      <w:r>
        <w:rPr>
          <w:b/>
          <w:sz w:val="26"/>
          <w:szCs w:val="26"/>
          <w:lang w:val="en-US"/>
        </w:rPr>
        <w:t>MẠNG XÃ HỘI CHO SINH VIÊN TRƯỜNG ĐẠI HỌC CẦN THƠ</w:t>
      </w:r>
      <w:r>
        <w:rPr>
          <w:b/>
          <w:sz w:val="26"/>
          <w:szCs w:val="26"/>
        </w:rPr>
        <w:t xml:space="preserve"> </w:t>
      </w:r>
    </w:p>
    <w:p w14:paraId="501D1366" w14:textId="77777777" w:rsidR="00BF0A12" w:rsidRPr="00BF0A12" w:rsidRDefault="00BF0A12" w:rsidP="007C0E12">
      <w:pPr>
        <w:pBdr>
          <w:top w:val="nil"/>
          <w:left w:val="nil"/>
          <w:bottom w:val="nil"/>
          <w:right w:val="nil"/>
          <w:between w:val="nil"/>
        </w:pBdr>
        <w:spacing w:line="360" w:lineRule="auto"/>
        <w:ind w:firstLine="374"/>
        <w:jc w:val="both"/>
        <w:rPr>
          <w:b/>
          <w:sz w:val="26"/>
          <w:szCs w:val="26"/>
          <w:lang w:val="en-US"/>
        </w:rPr>
      </w:pPr>
      <w:r>
        <w:rPr>
          <w:sz w:val="26"/>
          <w:szCs w:val="26"/>
        </w:rPr>
        <w:t xml:space="preserve">- Sinh viên thực hiện: </w:t>
      </w:r>
      <w:r>
        <w:rPr>
          <w:b/>
          <w:sz w:val="26"/>
          <w:szCs w:val="26"/>
          <w:lang w:val="en-US"/>
        </w:rPr>
        <w:t>Trần Thanh Phụng</w:t>
      </w:r>
    </w:p>
    <w:p w14:paraId="067E0960"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Lớp: </w:t>
      </w:r>
      <w:r>
        <w:rPr>
          <w:b/>
          <w:sz w:val="26"/>
          <w:szCs w:val="26"/>
        </w:rPr>
        <w:t>Hệ thống thông tin</w:t>
      </w:r>
      <w:r>
        <w:rPr>
          <w:sz w:val="26"/>
          <w:szCs w:val="26"/>
        </w:rPr>
        <w:t xml:space="preserve">          - Khoa: </w:t>
      </w:r>
      <w:r>
        <w:rPr>
          <w:b/>
          <w:sz w:val="26"/>
          <w:szCs w:val="26"/>
        </w:rPr>
        <w:t>Công nghệ thông tin và truyền thông</w:t>
      </w:r>
    </w:p>
    <w:p w14:paraId="2C3A48C5"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Năm thứ: </w:t>
      </w:r>
      <w:r>
        <w:rPr>
          <w:b/>
          <w:sz w:val="26"/>
          <w:szCs w:val="26"/>
        </w:rPr>
        <w:t>4</w:t>
      </w:r>
      <w:r>
        <w:rPr>
          <w:b/>
          <w:sz w:val="26"/>
          <w:szCs w:val="26"/>
        </w:rPr>
        <w:tab/>
      </w:r>
      <w:r>
        <w:rPr>
          <w:b/>
          <w:sz w:val="26"/>
          <w:szCs w:val="26"/>
        </w:rPr>
        <w:tab/>
      </w:r>
      <w:r>
        <w:rPr>
          <w:b/>
          <w:sz w:val="26"/>
          <w:szCs w:val="26"/>
        </w:rPr>
        <w:tab/>
        <w:t xml:space="preserve">    </w:t>
      </w:r>
      <w:del w:id="47" w:author="Minh Nghia Le" w:date="2020-10-31T11:22:00Z">
        <w:r w:rsidDel="00BE55E8">
          <w:rPr>
            <w:b/>
            <w:sz w:val="26"/>
            <w:szCs w:val="26"/>
          </w:rPr>
          <w:delText xml:space="preserve">   </w:delText>
        </w:r>
      </w:del>
      <w:r>
        <w:rPr>
          <w:b/>
          <w:sz w:val="26"/>
          <w:szCs w:val="26"/>
        </w:rPr>
        <w:t xml:space="preserve">- </w:t>
      </w:r>
      <w:r>
        <w:rPr>
          <w:sz w:val="26"/>
          <w:szCs w:val="26"/>
        </w:rPr>
        <w:t>Số năm đào tạo:</w:t>
      </w:r>
      <w:r>
        <w:rPr>
          <w:b/>
          <w:sz w:val="26"/>
          <w:szCs w:val="26"/>
        </w:rPr>
        <w:t xml:space="preserve"> 4.5</w:t>
      </w:r>
    </w:p>
    <w:p w14:paraId="53067D70" w14:textId="77777777" w:rsidR="00BF0A12" w:rsidRDefault="00BF0A12" w:rsidP="007C0E12">
      <w:pPr>
        <w:pBdr>
          <w:top w:val="nil"/>
          <w:left w:val="nil"/>
          <w:bottom w:val="nil"/>
          <w:right w:val="nil"/>
          <w:between w:val="nil"/>
        </w:pBdr>
        <w:spacing w:before="80" w:after="80" w:line="360" w:lineRule="auto"/>
        <w:ind w:firstLine="374"/>
        <w:jc w:val="both"/>
        <w:rPr>
          <w:b/>
          <w:sz w:val="26"/>
          <w:szCs w:val="26"/>
        </w:rPr>
      </w:pPr>
      <w:r>
        <w:rPr>
          <w:sz w:val="26"/>
          <w:szCs w:val="26"/>
        </w:rPr>
        <w:t xml:space="preserve">- Người hướng dẫn: </w:t>
      </w:r>
      <w:r>
        <w:rPr>
          <w:b/>
          <w:sz w:val="26"/>
          <w:szCs w:val="26"/>
        </w:rPr>
        <w:t xml:space="preserve">Ths. </w:t>
      </w:r>
      <w:r>
        <w:rPr>
          <w:b/>
          <w:sz w:val="26"/>
          <w:szCs w:val="26"/>
          <w:lang w:val="en-US"/>
        </w:rPr>
        <w:t>Phạm Ngọc Quyền</w:t>
      </w:r>
      <w:r>
        <w:rPr>
          <w:b/>
          <w:sz w:val="26"/>
          <w:szCs w:val="26"/>
        </w:rPr>
        <w:t xml:space="preserve"> </w:t>
      </w:r>
    </w:p>
    <w:p w14:paraId="3B0723A7"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2. Mục tiêu đề tài:</w:t>
      </w:r>
    </w:p>
    <w:p w14:paraId="1BEFA213" w14:textId="77777777" w:rsidR="00BF0A12" w:rsidRDefault="00BF0A12" w:rsidP="007C0E12">
      <w:pPr>
        <w:pBdr>
          <w:top w:val="nil"/>
          <w:left w:val="nil"/>
          <w:bottom w:val="nil"/>
          <w:right w:val="nil"/>
          <w:between w:val="nil"/>
        </w:pBdr>
        <w:spacing w:line="360" w:lineRule="auto"/>
        <w:ind w:left="-32" w:firstLine="568"/>
        <w:jc w:val="both"/>
        <w:rPr>
          <w:sz w:val="26"/>
          <w:szCs w:val="26"/>
        </w:rPr>
      </w:pPr>
      <w:r>
        <w:rPr>
          <w:color w:val="FF0000"/>
          <w:sz w:val="26"/>
          <w:szCs w:val="26"/>
        </w:rPr>
        <w:t xml:space="preserve">Phần mềm ứng dụng </w:t>
      </w:r>
      <w:r>
        <w:rPr>
          <w:sz w:val="26"/>
          <w:szCs w:val="26"/>
        </w:rPr>
        <w:t>”</w:t>
      </w:r>
      <w:r>
        <w:rPr>
          <w:sz w:val="26"/>
          <w:szCs w:val="26"/>
          <w:lang w:val="en-US"/>
        </w:rPr>
        <w:t>Mạng xã hội cho sinh viên trường Đại học Cần Thơ</w:t>
      </w:r>
      <w:r>
        <w:rPr>
          <w:sz w:val="26"/>
          <w:szCs w:val="26"/>
        </w:rPr>
        <w:t>” là giải pháp tin học nhằm hỗ trợ nhu cầu học tập, trao dồi kiến thức cho sinh viên Đại học Cần Thơ:</w:t>
      </w:r>
    </w:p>
    <w:p w14:paraId="532975AA"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Pr>
          <w:sz w:val="26"/>
          <w:szCs w:val="26"/>
        </w:rPr>
        <w:t xml:space="preserve">. </w:t>
      </w:r>
    </w:p>
    <w:p w14:paraId="7893CE86"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chia sẽ kinh nghiệm học tập tất cả các môn học, sinh viên có thể tương tác với nhau</w:t>
      </w:r>
      <w:r>
        <w:rPr>
          <w:sz w:val="26"/>
          <w:szCs w:val="26"/>
        </w:rPr>
        <w:t>.</w:t>
      </w:r>
    </w:p>
    <w:p w14:paraId="5966EDB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tài liệu một cách dễ dàng thông qua hệ thống.</w:t>
      </w:r>
    </w:p>
    <w:p w14:paraId="5CBAECEF"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vật dụng cũ thông qua diễn đàn trao đổi đồ dùng cá nhân.</w:t>
      </w:r>
    </w:p>
    <w:p w14:paraId="0A206A0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 xml:space="preserve">Diễn đàn cho </w:t>
      </w:r>
      <w:proofErr w:type="spellStart"/>
      <w:r>
        <w:rPr>
          <w:sz w:val="26"/>
          <w:szCs w:val="26"/>
          <w:lang w:val="en-US"/>
        </w:rPr>
        <w:t>cho</w:t>
      </w:r>
      <w:proofErr w:type="spellEnd"/>
      <w:r>
        <w:rPr>
          <w:sz w:val="26"/>
          <w:szCs w:val="26"/>
          <w:lang w:val="en-US"/>
        </w:rPr>
        <w:t xml:space="preserve"> hội, đoàn, lớp, giúp kết nối và quản lý các hoạt động một cách hiệu quả.</w:t>
      </w:r>
    </w:p>
    <w:p w14:paraId="1890B39D"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Pr>
          <w:sz w:val="26"/>
          <w:szCs w:val="26"/>
        </w:rPr>
        <w:t xml:space="preserve">   </w:t>
      </w:r>
    </w:p>
    <w:p w14:paraId="0247476F"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 xml:space="preserve"> </w:t>
      </w:r>
      <w:r>
        <w:rPr>
          <w:b/>
          <w:sz w:val="26"/>
          <w:szCs w:val="26"/>
        </w:rPr>
        <w:t>3. Tính mới và sáng tạo:</w:t>
      </w:r>
    </w:p>
    <w:p w14:paraId="038C260D" w14:textId="59F5AF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 xml:space="preserve">Giúp </w:t>
      </w:r>
      <w:del w:id="48" w:author="Minh Nghia Le" w:date="2020-10-31T11:07:00Z">
        <w:r w:rsidDel="004E7F89">
          <w:rPr>
            <w:sz w:val="26"/>
            <w:szCs w:val="26"/>
            <w:lang w:val="en-US"/>
          </w:rPr>
          <w:delText xml:space="preserve">xâu </w:delText>
        </w:r>
      </w:del>
      <w:ins w:id="49" w:author="Minh Nghia Le" w:date="2020-10-31T11:07:00Z">
        <w:r w:rsidR="004E7F89">
          <w:rPr>
            <w:sz w:val="26"/>
            <w:szCs w:val="26"/>
            <w:lang w:val="en-US"/>
          </w:rPr>
          <w:t xml:space="preserve">xây </w:t>
        </w:r>
      </w:ins>
      <w:r>
        <w:rPr>
          <w:sz w:val="26"/>
          <w:szCs w:val="26"/>
          <w:lang w:val="en-US"/>
        </w:rPr>
        <w:t>dựng một cộng đồng cho sinh viên.</w:t>
      </w:r>
    </w:p>
    <w:p w14:paraId="329C6118"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sinh viên kết nối, trao đổi, chia sẻ thông tin liên lạc và lưu trữ tài liệu.</w:t>
      </w:r>
    </w:p>
    <w:p w14:paraId="3445B22C" w14:textId="19AD34A0"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rPr>
        <w:t xml:space="preserve">Ứng dụng được viết trên nền </w:t>
      </w:r>
      <w:del w:id="50" w:author="Minh Nghia Le" w:date="2020-10-31T11:07:00Z">
        <w:r w:rsidDel="004E7F89">
          <w:rPr>
            <w:sz w:val="26"/>
            <w:szCs w:val="26"/>
            <w:lang w:val="en-US"/>
          </w:rPr>
          <w:delText xml:space="preserve">Webstie </w:delText>
        </w:r>
      </w:del>
      <w:ins w:id="51" w:author="Minh Nghia Le" w:date="2020-10-31T11:07:00Z">
        <w:r w:rsidR="004E7F89">
          <w:rPr>
            <w:sz w:val="26"/>
            <w:szCs w:val="26"/>
            <w:lang w:val="en-US"/>
          </w:rPr>
          <w:t xml:space="preserve">Website </w:t>
        </w:r>
      </w:ins>
      <w:r>
        <w:rPr>
          <w:sz w:val="26"/>
          <w:szCs w:val="26"/>
          <w:lang w:val="en-US"/>
        </w:rPr>
        <w:t>có tính khả dụng cao.</w:t>
      </w:r>
    </w:p>
    <w:p w14:paraId="70D1121E" w14:textId="77777777" w:rsidR="00BF0A12" w:rsidRDefault="00BF0A12" w:rsidP="007C0E12">
      <w:pPr>
        <w:spacing w:after="160" w:line="259" w:lineRule="auto"/>
        <w:jc w:val="both"/>
        <w:rPr>
          <w:b/>
          <w:sz w:val="26"/>
          <w:szCs w:val="26"/>
        </w:rPr>
      </w:pPr>
      <w:r>
        <w:rPr>
          <w:b/>
          <w:sz w:val="26"/>
          <w:szCs w:val="26"/>
        </w:rPr>
        <w:br w:type="page"/>
      </w:r>
    </w:p>
    <w:p w14:paraId="1FB1001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lastRenderedPageBreak/>
        <w:t xml:space="preserve">4. Kết quả nghiên cứu: </w:t>
      </w:r>
    </w:p>
    <w:p w14:paraId="645C9BD0"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hiểu nhu cầu</w:t>
      </w:r>
      <w:r w:rsidR="002E6178">
        <w:rPr>
          <w:sz w:val="26"/>
          <w:szCs w:val="26"/>
          <w:lang w:val="en-US"/>
        </w:rPr>
        <w:t xml:space="preserve"> trao</w:t>
      </w:r>
      <w:r>
        <w:rPr>
          <w:sz w:val="26"/>
          <w:szCs w:val="26"/>
          <w:lang w:val="en-US"/>
        </w:rPr>
        <w:t xml:space="preserve"> đổi chia sẻ tài liệu</w:t>
      </w:r>
      <w:r>
        <w:rPr>
          <w:sz w:val="26"/>
          <w:szCs w:val="26"/>
        </w:rPr>
        <w:t xml:space="preserve"> học tập của sinh viên Đại học Cần Thơ</w:t>
      </w:r>
    </w:p>
    <w:p w14:paraId="4FD25C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đào tạo và tạo ra môi trường học tập tốt nhất cho sinh viên</w:t>
      </w:r>
    </w:p>
    <w:p w14:paraId="542A9782" w14:textId="77777777" w:rsidR="00BF0A12" w:rsidRP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Tăng tính tiện lợi của việc trao đổi, chia sẻ tài liệu, kinh nghiệm học tập</w:t>
      </w:r>
    </w:p>
    <w:p w14:paraId="01034B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Hỗ trợ lưu trữ lâu dài, tránh mất mát sai lệch, hư hỏng tài liệu</w:t>
      </w:r>
    </w:p>
    <w:p w14:paraId="766B3EE6"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kiếm tài liệu các nhóm ngành kỹ thuật và các tài liệu tiếng anh hỗ trợ cho sinh viên</w:t>
      </w:r>
    </w:p>
    <w:p w14:paraId="0B58FD89"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 xml:space="preserve">Tìm hiểu công nghệ lập trình với </w:t>
      </w:r>
      <w:r w:rsidR="006F083F">
        <w:rPr>
          <w:sz w:val="26"/>
          <w:szCs w:val="26"/>
          <w:lang w:val="en-US"/>
        </w:rPr>
        <w:t>Laravel framework</w:t>
      </w:r>
      <w:r>
        <w:rPr>
          <w:sz w:val="26"/>
          <w:szCs w:val="26"/>
        </w:rPr>
        <w:t>, cùng một số công nghệ khác có liên quan.</w:t>
      </w:r>
    </w:p>
    <w:p w14:paraId="70033913"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Xây dựng CDM cho ứng dụng hỗ trợ kiến thức cho sinh viên nhóm ngành kỹ thuật</w:t>
      </w:r>
    </w:p>
    <w:p w14:paraId="46B1729B"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5. Đóng góp về mặt kinh tế - xã hội,</w:t>
      </w:r>
      <w:r>
        <w:rPr>
          <w:sz w:val="26"/>
          <w:szCs w:val="26"/>
        </w:rPr>
        <w:t xml:space="preserve"> </w:t>
      </w:r>
      <w:r>
        <w:rPr>
          <w:b/>
          <w:sz w:val="26"/>
          <w:szCs w:val="26"/>
        </w:rPr>
        <w:t xml:space="preserve">giáo dục và đào tạo, an ninh, quốc phòng và khả năng áp dụng của đề tài: </w:t>
      </w:r>
    </w:p>
    <w:p w14:paraId="208682F2"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5.1.  Về phát triển kinh tế- xã hội</w:t>
      </w:r>
    </w:p>
    <w:p w14:paraId="635A4133" w14:textId="77777777" w:rsidR="00BF0A12" w:rsidRDefault="00EE782C" w:rsidP="007C0E12">
      <w:pPr>
        <w:numPr>
          <w:ilvl w:val="0"/>
          <w:numId w:val="4"/>
        </w:numPr>
        <w:pBdr>
          <w:top w:val="nil"/>
          <w:left w:val="nil"/>
          <w:bottom w:val="nil"/>
          <w:right w:val="nil"/>
          <w:between w:val="nil"/>
        </w:pBdr>
        <w:tabs>
          <w:tab w:val="left" w:pos="709"/>
        </w:tabs>
        <w:spacing w:line="360" w:lineRule="auto"/>
        <w:ind w:left="0" w:firstLine="284"/>
        <w:jc w:val="both"/>
        <w:rPr>
          <w:sz w:val="26"/>
          <w:szCs w:val="26"/>
        </w:rPr>
      </w:pPr>
      <w:r>
        <w:rPr>
          <w:sz w:val="26"/>
          <w:szCs w:val="26"/>
          <w:lang w:val="en-US"/>
        </w:rPr>
        <w:t xml:space="preserve">Nâng cao </w:t>
      </w:r>
      <w:proofErr w:type="spellStart"/>
      <w:r>
        <w:rPr>
          <w:sz w:val="26"/>
          <w:szCs w:val="26"/>
          <w:lang w:val="en-US"/>
        </w:rPr>
        <w:t>cao</w:t>
      </w:r>
      <w:proofErr w:type="spellEnd"/>
      <w:r>
        <w:rPr>
          <w:sz w:val="26"/>
          <w:szCs w:val="26"/>
          <w:lang w:val="en-US"/>
        </w:rPr>
        <w:t xml:space="preserve"> chất lượng đào tạo và tạo ra môi trường học tập tốt nhất cho sinh viên, cung cấp nguồn nhân lực chất lượng cho xã hội</w:t>
      </w:r>
      <w:r w:rsidR="00BF0A12">
        <w:rPr>
          <w:sz w:val="26"/>
          <w:szCs w:val="26"/>
        </w:rPr>
        <w:t>.</w:t>
      </w:r>
    </w:p>
    <w:p w14:paraId="18841FB7"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5.2. Về khoa học và đào tạo</w:t>
      </w:r>
    </w:p>
    <w:p w14:paraId="1FC16F52" w14:textId="69E90A80" w:rsidR="00BF0A12"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Góp phần ngh</w:t>
      </w:r>
      <w:ins w:id="52" w:author="Minh Nghia Le" w:date="2020-10-31T11:10:00Z">
        <w:r w:rsidR="004E7F89">
          <w:rPr>
            <w:sz w:val="26"/>
            <w:szCs w:val="26"/>
            <w:lang w:val="en-US"/>
          </w:rPr>
          <w:t>i</w:t>
        </w:r>
      </w:ins>
      <w:r>
        <w:rPr>
          <w:sz w:val="26"/>
          <w:szCs w:val="26"/>
          <w:lang w:val="en-US"/>
        </w:rPr>
        <w:t>ên cứu triển khai ứng dụng công nghệ hóa, tin học hóa</w:t>
      </w:r>
    </w:p>
    <w:p w14:paraId="5AD86D56"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tiền đề cho các hệ thống cải tiến nâng cấp về sau.</w:t>
      </w:r>
    </w:p>
    <w:p w14:paraId="3BE7603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giáo dục đào tạo</w:t>
      </w:r>
    </w:p>
    <w:p w14:paraId="366243D8"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Tin học hóa giáo dục và đào tạo</w:t>
      </w:r>
    </w:p>
    <w:p w14:paraId="72D17B99"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quản lý đoàn hội hiệu quả</w:t>
      </w:r>
    </w:p>
    <w:p w14:paraId="697F9D6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để sinh viên quản lý tài liệu có hệ thống góp phần củng cố kiến thức cho sinh viên.</w:t>
      </w:r>
    </w:p>
    <w:p w14:paraId="5FC59BBB" w14:textId="77777777" w:rsid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điều kiện cho sinh viên tiếp cận với nguồn tài liệu chất lượng và miễn phí.</w:t>
      </w:r>
    </w:p>
    <w:p w14:paraId="3AF43AB0" w14:textId="77777777" w:rsidR="00383CED" w:rsidRDefault="00383CED" w:rsidP="007C0E12">
      <w:pPr>
        <w:pBdr>
          <w:top w:val="nil"/>
          <w:left w:val="nil"/>
          <w:bottom w:val="nil"/>
          <w:right w:val="nil"/>
          <w:between w:val="nil"/>
        </w:pBdr>
        <w:spacing w:line="360" w:lineRule="auto"/>
        <w:jc w:val="both"/>
        <w:rPr>
          <w:sz w:val="26"/>
          <w:szCs w:val="26"/>
        </w:rPr>
      </w:pPr>
    </w:p>
    <w:p w14:paraId="467C3F0A"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5.3. Về triển khai ứng dụng</w:t>
      </w:r>
    </w:p>
    <w:p w14:paraId="278B38F4" w14:textId="77777777" w:rsidR="00BF0A12" w:rsidRPr="00383CED" w:rsidRDefault="00BF0A12" w:rsidP="007C0E12">
      <w:pPr>
        <w:pBdr>
          <w:top w:val="nil"/>
          <w:left w:val="nil"/>
          <w:bottom w:val="nil"/>
          <w:right w:val="nil"/>
          <w:between w:val="nil"/>
        </w:pBdr>
        <w:spacing w:line="360" w:lineRule="auto"/>
        <w:ind w:firstLine="600"/>
        <w:jc w:val="both"/>
        <w:rPr>
          <w:sz w:val="26"/>
          <w:szCs w:val="26"/>
          <w:lang w:val="en-US"/>
        </w:rPr>
      </w:pPr>
      <w:r>
        <w:rPr>
          <w:sz w:val="26"/>
          <w:szCs w:val="26"/>
        </w:rPr>
        <w:t xml:space="preserve">Ứng dụng hoàn toàn có khả năng triển khai trong thực tế. Hiện nay nhu cầu </w:t>
      </w:r>
      <w:r w:rsidR="00383CED">
        <w:rPr>
          <w:sz w:val="26"/>
          <w:szCs w:val="26"/>
          <w:lang w:val="en-US"/>
        </w:rPr>
        <w:t>lưu trữ tài liệu môn học qua từng học kỳ rất quan trọng</w:t>
      </w:r>
      <w:r>
        <w:rPr>
          <w:sz w:val="26"/>
          <w:szCs w:val="26"/>
        </w:rPr>
        <w:t>.</w:t>
      </w:r>
      <w:r w:rsidR="00383CED">
        <w:rPr>
          <w:sz w:val="26"/>
          <w:szCs w:val="26"/>
          <w:lang w:val="en-US"/>
        </w:rPr>
        <w:t xml:space="preserve"> Ứng dụng này giúp cho sinh viên dễ dàng quản lý tài liệu môn học một cách có cấu trúc.</w:t>
      </w:r>
    </w:p>
    <w:p w14:paraId="2314A5B6" w14:textId="77777777" w:rsidR="00BF0A12" w:rsidRDefault="00BF0A12" w:rsidP="007C0E12">
      <w:pPr>
        <w:pBdr>
          <w:top w:val="nil"/>
          <w:left w:val="nil"/>
          <w:bottom w:val="nil"/>
          <w:right w:val="nil"/>
          <w:between w:val="nil"/>
        </w:pBdr>
        <w:spacing w:line="360" w:lineRule="auto"/>
        <w:ind w:firstLine="600"/>
        <w:jc w:val="both"/>
        <w:rPr>
          <w:sz w:val="26"/>
          <w:szCs w:val="26"/>
        </w:rPr>
      </w:pPr>
      <w:r>
        <w:rPr>
          <w:sz w:val="26"/>
          <w:szCs w:val="26"/>
        </w:rPr>
        <w:t xml:space="preserve">Ngoài ra, </w:t>
      </w:r>
      <w:r w:rsidR="00383CED">
        <w:rPr>
          <w:sz w:val="26"/>
          <w:szCs w:val="26"/>
          <w:lang w:val="en-US"/>
        </w:rPr>
        <w:t xml:space="preserve">ứng dụng này còn cung cấp nền tảng cho phép sinh viên chia sẻ với nhau các vật dụng hằng ngày không còn nhu cầu </w:t>
      </w:r>
      <w:proofErr w:type="spellStart"/>
      <w:r w:rsidR="00383CED">
        <w:rPr>
          <w:sz w:val="26"/>
          <w:szCs w:val="26"/>
          <w:lang w:val="en-US"/>
        </w:rPr>
        <w:t>sửi</w:t>
      </w:r>
      <w:proofErr w:type="spellEnd"/>
      <w:r w:rsidR="00383CED">
        <w:rPr>
          <w:sz w:val="26"/>
          <w:szCs w:val="26"/>
          <w:lang w:val="en-US"/>
        </w:rPr>
        <w:t xml:space="preserve"> dụng thành một cộng đồng chia sẽ giúp đỡ nhau</w:t>
      </w:r>
      <w:r>
        <w:rPr>
          <w:sz w:val="26"/>
          <w:szCs w:val="26"/>
        </w:rPr>
        <w:t>.</w:t>
      </w:r>
      <w:r w:rsidR="00383CED">
        <w:rPr>
          <w:sz w:val="26"/>
          <w:szCs w:val="26"/>
          <w:lang w:val="en-US"/>
        </w:rPr>
        <w:t xml:space="preserve"> Và là nơi kết nối giúp nâng cao chất lượng các hoạt động đoàn hội, đoàn thanh niên, giúp cho việc thông tin liên lạc và tương tác giữa mọi người được thực hiện dễ dàng hơn.</w:t>
      </w:r>
      <w:r>
        <w:rPr>
          <w:sz w:val="26"/>
          <w:szCs w:val="26"/>
        </w:rPr>
        <w:t xml:space="preserve"> </w:t>
      </w:r>
    </w:p>
    <w:p w14:paraId="6A25EC04"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6.</w:t>
      </w:r>
      <w:r>
        <w:rPr>
          <w:sz w:val="26"/>
          <w:szCs w:val="26"/>
        </w:rPr>
        <w:t xml:space="preserve"> </w:t>
      </w:r>
      <w:r>
        <w:rPr>
          <w:b/>
          <w:sz w:val="26"/>
          <w:szCs w:val="26"/>
        </w:rPr>
        <w:t xml:space="preserve">Công bố khoa học của sinh viên từ kết quả nghiên cứu của đề tài </w:t>
      </w:r>
    </w:p>
    <w:p w14:paraId="4BDC386F"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5A6DD224" w14:textId="77777777" w:rsidR="00BF0A12" w:rsidRDefault="00BF0A12" w:rsidP="007C0E12">
      <w:pPr>
        <w:pBdr>
          <w:top w:val="nil"/>
          <w:left w:val="nil"/>
          <w:bottom w:val="nil"/>
          <w:right w:val="nil"/>
          <w:between w:val="nil"/>
        </w:pBdr>
        <w:spacing w:line="360" w:lineRule="auto"/>
        <w:jc w:val="both"/>
        <w:rPr>
          <w:sz w:val="26"/>
          <w:szCs w:val="26"/>
        </w:rPr>
      </w:pPr>
    </w:p>
    <w:p w14:paraId="4223846C" w14:textId="77777777" w:rsidR="00BF0A12" w:rsidRDefault="00BF0A12" w:rsidP="007C0E12">
      <w:pPr>
        <w:pBdr>
          <w:top w:val="nil"/>
          <w:left w:val="nil"/>
          <w:bottom w:val="nil"/>
          <w:right w:val="nil"/>
          <w:between w:val="nil"/>
        </w:pBdr>
        <w:spacing w:line="360" w:lineRule="auto"/>
        <w:jc w:val="both"/>
        <w:rPr>
          <w:sz w:val="26"/>
          <w:szCs w:val="26"/>
        </w:rPr>
      </w:pPr>
    </w:p>
    <w:p w14:paraId="679BF8CD" w14:textId="77777777" w:rsidR="00BF0A12" w:rsidRDefault="00BF0A12"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Ngày       tháng        năm</w:t>
      </w:r>
    </w:p>
    <w:p w14:paraId="65A4BAF2"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Sinh viên chịu trách nhiệm thực hiện đề tài</w:t>
      </w:r>
    </w:p>
    <w:p w14:paraId="7BA4B405"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i/>
          <w:sz w:val="26"/>
          <w:szCs w:val="26"/>
        </w:rPr>
        <w:t>(ký, họ và tên)</w:t>
      </w:r>
    </w:p>
    <w:p w14:paraId="789B2969" w14:textId="77777777" w:rsidR="00BF0A12" w:rsidRDefault="00BF0A12" w:rsidP="007C0E12">
      <w:pPr>
        <w:pBdr>
          <w:top w:val="nil"/>
          <w:left w:val="nil"/>
          <w:bottom w:val="nil"/>
          <w:right w:val="nil"/>
          <w:between w:val="nil"/>
        </w:pBdr>
        <w:spacing w:line="360" w:lineRule="auto"/>
        <w:jc w:val="both"/>
        <w:rPr>
          <w:i/>
          <w:sz w:val="26"/>
          <w:szCs w:val="26"/>
        </w:rPr>
      </w:pPr>
    </w:p>
    <w:p w14:paraId="73909C40" w14:textId="77777777" w:rsidR="00BF0A12" w:rsidRDefault="00BF0A12" w:rsidP="007C0E12">
      <w:pPr>
        <w:pBdr>
          <w:top w:val="nil"/>
          <w:left w:val="nil"/>
          <w:bottom w:val="nil"/>
          <w:right w:val="nil"/>
          <w:between w:val="nil"/>
        </w:pBdr>
        <w:spacing w:line="360" w:lineRule="auto"/>
        <w:jc w:val="both"/>
        <w:rPr>
          <w:i/>
          <w:sz w:val="26"/>
          <w:szCs w:val="26"/>
        </w:rPr>
      </w:pPr>
    </w:p>
    <w:p w14:paraId="0DC72DE0" w14:textId="77777777" w:rsidR="00BF0A12" w:rsidRPr="00586946" w:rsidRDefault="00BF0A12" w:rsidP="007C0E12">
      <w:pPr>
        <w:pBdr>
          <w:top w:val="nil"/>
          <w:left w:val="nil"/>
          <w:bottom w:val="nil"/>
          <w:right w:val="nil"/>
          <w:between w:val="nil"/>
        </w:pBdr>
        <w:spacing w:line="360" w:lineRule="auto"/>
        <w:jc w:val="both"/>
        <w:rPr>
          <w:sz w:val="26"/>
          <w:szCs w:val="26"/>
          <w:lang w:val="en-US"/>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w:t>
      </w:r>
      <w:r w:rsidR="00586946">
        <w:rPr>
          <w:sz w:val="26"/>
          <w:szCs w:val="26"/>
          <w:lang w:val="en-US"/>
        </w:rPr>
        <w:t>Trần Thanh Phụng</w:t>
      </w:r>
    </w:p>
    <w:p w14:paraId="2D37B022"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 xml:space="preserve">Nhận xét của người hướng dẫn về những đóng góp khoa học của sinh viên thực hiện đề tài </w:t>
      </w:r>
      <w:r>
        <w:rPr>
          <w:i/>
          <w:sz w:val="26"/>
          <w:szCs w:val="26"/>
        </w:rPr>
        <w:t>(phần này do người hướng dẫn ghi):</w:t>
      </w:r>
    </w:p>
    <w:p w14:paraId="4C6CE650" w14:textId="77777777" w:rsidR="00BF0A12" w:rsidRDefault="00BF0A12" w:rsidP="007C0E12">
      <w:pPr>
        <w:pBdr>
          <w:top w:val="nil"/>
          <w:left w:val="nil"/>
          <w:bottom w:val="nil"/>
          <w:right w:val="nil"/>
          <w:between w:val="nil"/>
        </w:pBdr>
        <w:spacing w:line="360" w:lineRule="auto"/>
        <w:jc w:val="both"/>
        <w:rPr>
          <w:i/>
          <w:sz w:val="26"/>
          <w:szCs w:val="26"/>
        </w:rPr>
      </w:pPr>
    </w:p>
    <w:p w14:paraId="08CC5C5D" w14:textId="77777777" w:rsidR="00BF0A12" w:rsidRDefault="00BF0A12" w:rsidP="007C0E12">
      <w:pPr>
        <w:pBdr>
          <w:top w:val="nil"/>
          <w:left w:val="nil"/>
          <w:bottom w:val="nil"/>
          <w:right w:val="nil"/>
          <w:between w:val="nil"/>
        </w:pBdr>
        <w:spacing w:line="360" w:lineRule="auto"/>
        <w:jc w:val="both"/>
        <w:rPr>
          <w:i/>
          <w:sz w:val="26"/>
          <w:szCs w:val="26"/>
        </w:rPr>
      </w:pPr>
    </w:p>
    <w:p w14:paraId="23001256" w14:textId="77777777" w:rsidR="00BF0A12" w:rsidRDefault="00BF0A12" w:rsidP="007C0E12">
      <w:pPr>
        <w:pBdr>
          <w:top w:val="nil"/>
          <w:left w:val="nil"/>
          <w:bottom w:val="nil"/>
          <w:right w:val="nil"/>
          <w:between w:val="nil"/>
        </w:pBdr>
        <w:spacing w:line="360" w:lineRule="auto"/>
        <w:jc w:val="both"/>
        <w:rPr>
          <w:i/>
          <w:sz w:val="26"/>
          <w:szCs w:val="26"/>
        </w:rPr>
      </w:pPr>
    </w:p>
    <w:p w14:paraId="54CC29B5" w14:textId="77777777" w:rsidR="00BF0A12" w:rsidRDefault="00BF0A12" w:rsidP="007C0E12">
      <w:pPr>
        <w:pBdr>
          <w:top w:val="nil"/>
          <w:left w:val="nil"/>
          <w:bottom w:val="nil"/>
          <w:right w:val="nil"/>
          <w:between w:val="nil"/>
        </w:pBdr>
        <w:spacing w:line="360" w:lineRule="auto"/>
        <w:jc w:val="both"/>
        <w:rPr>
          <w:i/>
          <w:sz w:val="26"/>
          <w:szCs w:val="26"/>
        </w:rPr>
      </w:pPr>
    </w:p>
    <w:p w14:paraId="3768F4FF" w14:textId="77777777" w:rsidR="00BF0A12" w:rsidRDefault="00BF0A12" w:rsidP="007C0E12">
      <w:pPr>
        <w:pBdr>
          <w:top w:val="nil"/>
          <w:left w:val="nil"/>
          <w:bottom w:val="nil"/>
          <w:right w:val="nil"/>
          <w:between w:val="nil"/>
        </w:pBdr>
        <w:spacing w:line="360" w:lineRule="auto"/>
        <w:jc w:val="both"/>
        <w:rPr>
          <w:i/>
          <w:sz w:val="26"/>
          <w:szCs w:val="26"/>
        </w:rPr>
      </w:pPr>
    </w:p>
    <w:p w14:paraId="508BB839" w14:textId="77777777" w:rsidR="00BF0A12" w:rsidRDefault="00BF0A12" w:rsidP="007C0E12">
      <w:pPr>
        <w:pBdr>
          <w:top w:val="nil"/>
          <w:left w:val="nil"/>
          <w:bottom w:val="nil"/>
          <w:right w:val="nil"/>
          <w:between w:val="nil"/>
        </w:pBdr>
        <w:spacing w:line="360" w:lineRule="auto"/>
        <w:jc w:val="both"/>
        <w:rPr>
          <w:i/>
          <w:sz w:val="26"/>
          <w:szCs w:val="26"/>
        </w:rPr>
      </w:pPr>
    </w:p>
    <w:p w14:paraId="1B273787" w14:textId="77777777" w:rsidR="00BF0A12" w:rsidRDefault="00BF0A12" w:rsidP="007C0E12">
      <w:pPr>
        <w:pBdr>
          <w:top w:val="nil"/>
          <w:left w:val="nil"/>
          <w:bottom w:val="nil"/>
          <w:right w:val="nil"/>
          <w:between w:val="nil"/>
        </w:pBdr>
        <w:spacing w:line="360" w:lineRule="auto"/>
        <w:jc w:val="both"/>
        <w:rPr>
          <w:i/>
          <w:sz w:val="26"/>
          <w:szCs w:val="26"/>
        </w:rPr>
      </w:pPr>
    </w:p>
    <w:p w14:paraId="4A8A0132" w14:textId="77777777" w:rsidR="00BF0A12" w:rsidRDefault="00BF0A12" w:rsidP="007C0E12">
      <w:pPr>
        <w:pBdr>
          <w:top w:val="nil"/>
          <w:left w:val="nil"/>
          <w:bottom w:val="nil"/>
          <w:right w:val="nil"/>
          <w:between w:val="nil"/>
        </w:pBdr>
        <w:spacing w:line="360" w:lineRule="auto"/>
        <w:jc w:val="both"/>
        <w:rPr>
          <w:i/>
          <w:sz w:val="26"/>
          <w:szCs w:val="26"/>
        </w:rPr>
      </w:pPr>
    </w:p>
    <w:tbl>
      <w:tblPr>
        <w:tblW w:w="11341" w:type="dxa"/>
        <w:tblInd w:w="-601" w:type="dxa"/>
        <w:tblLayout w:type="fixed"/>
        <w:tblLook w:val="0000" w:firstRow="0" w:lastRow="0" w:firstColumn="0" w:lastColumn="0" w:noHBand="0" w:noVBand="0"/>
      </w:tblPr>
      <w:tblGrid>
        <w:gridCol w:w="6062"/>
        <w:gridCol w:w="5279"/>
      </w:tblGrid>
      <w:tr w:rsidR="00BF0A12" w14:paraId="3D29D405" w14:textId="77777777" w:rsidTr="002776E1">
        <w:tc>
          <w:tcPr>
            <w:tcW w:w="6062" w:type="dxa"/>
          </w:tcPr>
          <w:p w14:paraId="2B5CBC1F" w14:textId="77777777" w:rsidR="00BF0A12" w:rsidRDefault="00BF0A12" w:rsidP="007C0E12">
            <w:pPr>
              <w:pBdr>
                <w:top w:val="nil"/>
                <w:left w:val="nil"/>
                <w:bottom w:val="nil"/>
                <w:right w:val="nil"/>
                <w:between w:val="nil"/>
              </w:pBdr>
              <w:spacing w:line="360" w:lineRule="auto"/>
              <w:jc w:val="both"/>
              <w:rPr>
                <w:b/>
                <w:sz w:val="26"/>
                <w:szCs w:val="26"/>
              </w:rPr>
            </w:pPr>
          </w:p>
          <w:p w14:paraId="1FA9CCC0"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020B345"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279" w:type="dxa"/>
          </w:tcPr>
          <w:p w14:paraId="118A4FE3"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Ngày        tháng        năm</w:t>
            </w:r>
          </w:p>
          <w:p w14:paraId="0227679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Người hướng dẫn</w:t>
            </w:r>
          </w:p>
          <w:p w14:paraId="3CBD170B"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 xml:space="preserve">   (ký, họ và tên)</w:t>
            </w:r>
          </w:p>
        </w:tc>
      </w:tr>
    </w:tbl>
    <w:p w14:paraId="08B79830" w14:textId="77777777" w:rsidR="00BF0A12" w:rsidRDefault="00BF0A12" w:rsidP="007C0E12">
      <w:pPr>
        <w:pBdr>
          <w:top w:val="nil"/>
          <w:left w:val="nil"/>
          <w:bottom w:val="nil"/>
          <w:right w:val="nil"/>
          <w:between w:val="nil"/>
        </w:pBdr>
        <w:spacing w:line="360" w:lineRule="auto"/>
        <w:jc w:val="both"/>
        <w:rPr>
          <w:b/>
          <w:sz w:val="26"/>
          <w:szCs w:val="26"/>
        </w:rPr>
      </w:pPr>
    </w:p>
    <w:p w14:paraId="06563126" w14:textId="77777777" w:rsidR="00BF0A12" w:rsidRDefault="00BF0A12" w:rsidP="007C0E12">
      <w:pPr>
        <w:pBdr>
          <w:top w:val="nil"/>
          <w:left w:val="nil"/>
          <w:bottom w:val="nil"/>
          <w:right w:val="nil"/>
          <w:between w:val="nil"/>
        </w:pBdr>
        <w:spacing w:line="360" w:lineRule="auto"/>
        <w:jc w:val="both"/>
        <w:rPr>
          <w:b/>
          <w:sz w:val="26"/>
          <w:szCs w:val="26"/>
        </w:rPr>
      </w:pPr>
    </w:p>
    <w:p w14:paraId="33A82BC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14:paraId="55A3B114" w14:textId="77777777" w:rsidR="00634855" w:rsidRDefault="00BF0A12" w:rsidP="007C0E12">
      <w:pPr>
        <w:pBdr>
          <w:top w:val="nil"/>
          <w:left w:val="nil"/>
          <w:bottom w:val="nil"/>
          <w:right w:val="nil"/>
          <w:between w:val="nil"/>
        </w:pBdr>
        <w:spacing w:line="360" w:lineRule="auto"/>
        <w:jc w:val="both"/>
        <w:rPr>
          <w:b/>
          <w:sz w:val="26"/>
          <w:szCs w:val="26"/>
          <w:lang w:val="en-US"/>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0043583C">
        <w:rPr>
          <w:b/>
          <w:sz w:val="26"/>
          <w:szCs w:val="26"/>
          <w:lang w:val="en-US"/>
        </w:rPr>
        <w:t>Phạm Ngọc Quyền</w:t>
      </w:r>
    </w:p>
    <w:p w14:paraId="03CD32EC" w14:textId="77777777" w:rsidR="00634855" w:rsidRDefault="00634855" w:rsidP="007C0E12">
      <w:pPr>
        <w:spacing w:after="160" w:line="259" w:lineRule="auto"/>
        <w:jc w:val="both"/>
        <w:rPr>
          <w:b/>
          <w:sz w:val="26"/>
          <w:szCs w:val="26"/>
          <w:lang w:val="en-US"/>
        </w:rPr>
      </w:pPr>
      <w:r>
        <w:rPr>
          <w:b/>
          <w:sz w:val="26"/>
          <w:szCs w:val="26"/>
          <w:lang w:val="en-US"/>
        </w:rPr>
        <w:br w:type="page"/>
      </w:r>
    </w:p>
    <w:p w14:paraId="7227355D" w14:textId="77777777" w:rsidR="00634855" w:rsidRDefault="00634855"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65372260" w14:textId="77777777" w:rsidR="00634855" w:rsidRDefault="00634855"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0F2EA4CE" w14:textId="77777777" w:rsidR="00634855" w:rsidRDefault="00634855" w:rsidP="007C0E12">
      <w:pPr>
        <w:pBdr>
          <w:top w:val="nil"/>
          <w:left w:val="nil"/>
          <w:bottom w:val="nil"/>
          <w:right w:val="nil"/>
          <w:between w:val="nil"/>
        </w:pBdr>
        <w:tabs>
          <w:tab w:val="left" w:pos="-3060"/>
          <w:tab w:val="left" w:pos="0"/>
        </w:tabs>
        <w:spacing w:line="360" w:lineRule="auto"/>
        <w:jc w:val="both"/>
        <w:rPr>
          <w:b/>
          <w:sz w:val="26"/>
          <w:szCs w:val="26"/>
        </w:rPr>
      </w:pPr>
      <w:r>
        <w:rPr>
          <w:noProof/>
          <w:lang w:val="en-US"/>
        </w:rPr>
        <mc:AlternateContent>
          <mc:Choice Requires="wps">
            <w:drawing>
              <wp:anchor distT="0" distB="0" distL="114300" distR="114300" simplePos="0" relativeHeight="251664384" behindDoc="0" locked="0" layoutInCell="1" hidden="0" allowOverlap="1" wp14:anchorId="32145A9F" wp14:editId="51E55AF5">
                <wp:simplePos x="0" y="0"/>
                <wp:positionH relativeFrom="column">
                  <wp:posOffset>609600</wp:posOffset>
                </wp:positionH>
                <wp:positionV relativeFrom="paragraph">
                  <wp:posOffset>25400</wp:posOffset>
                </wp:positionV>
                <wp:extent cx="1143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D56E722" id="Straight Arrow Connector 3" o:spid="_x0000_s1026" type="#_x0000_t32" style="position:absolute;margin-left:48pt;margin-top:2pt;width:90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">
                <v:stroke startarrowwidth="narrow" startarrowlength="short" endarrowwidth="narrow" endarrowlength="short"/>
              </v:shape>
            </w:pict>
          </mc:Fallback>
        </mc:AlternateContent>
      </w:r>
    </w:p>
    <w:p w14:paraId="0B7523D8" w14:textId="77777777" w:rsidR="00634855" w:rsidRDefault="00634855" w:rsidP="007C0E12">
      <w:pPr>
        <w:pStyle w:val="Heading1"/>
        <w:pBdr>
          <w:top w:val="nil"/>
          <w:left w:val="nil"/>
          <w:bottom w:val="nil"/>
          <w:right w:val="nil"/>
          <w:between w:val="nil"/>
        </w:pBdr>
        <w:spacing w:before="240" w:line="360" w:lineRule="auto"/>
        <w:jc w:val="both"/>
        <w:rPr>
          <w:sz w:val="26"/>
          <w:szCs w:val="26"/>
        </w:rPr>
      </w:pPr>
      <w:bookmarkStart w:id="53" w:name="_4d34og8" w:colFirst="0" w:colLast="0"/>
      <w:bookmarkEnd w:id="53"/>
      <w:r>
        <w:rPr>
          <w:sz w:val="26"/>
          <w:szCs w:val="26"/>
        </w:rPr>
        <w:t>THÔNG TIN VỀ SINH VIÊN</w:t>
      </w:r>
    </w:p>
    <w:p w14:paraId="27ECC101" w14:textId="77777777" w:rsidR="00634855" w:rsidRDefault="00E91564" w:rsidP="007C0E12">
      <w:pPr>
        <w:pStyle w:val="Heading1"/>
        <w:pBdr>
          <w:top w:val="nil"/>
          <w:left w:val="nil"/>
          <w:bottom w:val="nil"/>
          <w:right w:val="nil"/>
          <w:between w:val="nil"/>
        </w:pBdr>
        <w:spacing w:before="240" w:line="360" w:lineRule="auto"/>
        <w:jc w:val="both"/>
        <w:rPr>
          <w:b w:val="0"/>
          <w:sz w:val="26"/>
          <w:szCs w:val="26"/>
        </w:rPr>
      </w:pPr>
      <w:bookmarkStart w:id="54" w:name="_2s8eyo1" w:colFirst="0" w:colLast="0"/>
      <w:bookmarkEnd w:id="54"/>
      <w:r>
        <w:rPr>
          <w:noProof/>
          <w:lang w:val="en-US"/>
        </w:rPr>
        <mc:AlternateContent>
          <mc:Choice Requires="wps">
            <w:drawing>
              <wp:anchor distT="0" distB="0" distL="114300" distR="114300" simplePos="0" relativeHeight="251665408" behindDoc="0" locked="0" layoutInCell="1" hidden="0" allowOverlap="1" wp14:anchorId="66DF3C23" wp14:editId="1D12E5AE">
                <wp:simplePos x="0" y="0"/>
                <wp:positionH relativeFrom="column">
                  <wp:posOffset>4973955</wp:posOffset>
                </wp:positionH>
                <wp:positionV relativeFrom="paragraph">
                  <wp:posOffset>432435</wp:posOffset>
                </wp:positionV>
                <wp:extent cx="800100" cy="939800"/>
                <wp:effectExtent l="0" t="0" r="0" b="0"/>
                <wp:wrapNone/>
                <wp:docPr id="6" name="Rectangle 6"/>
                <wp:cNvGraphicFramePr/>
                <a:graphic xmlns:a="http://schemas.openxmlformats.org/drawingml/2006/main">
                  <a:graphicData uri="http://schemas.microsoft.com/office/word/2010/wordprocessingShape">
                    <wps:wsp>
                      <wps:cNvSpPr/>
                      <wps:spPr>
                        <a:xfrm>
                          <a:off x="0" y="0"/>
                          <a:ext cx="800100" cy="9398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1BBCBBC" w14:textId="77777777" w:rsidR="00E2120D" w:rsidRDefault="00E2120D" w:rsidP="00634855">
                            <w:pPr>
                              <w:jc w:val="center"/>
                              <w:textDirection w:val="btLr"/>
                            </w:pPr>
                            <w:r>
                              <w:rPr>
                                <w:color w:val="000000"/>
                              </w:rPr>
                              <w:t>Ảnh 4x6</w:t>
                            </w:r>
                          </w:p>
                        </w:txbxContent>
                      </wps:txbx>
                      <wps:bodyPr spcFirstLastPara="1" wrap="square" lIns="91425" tIns="45700" rIns="91425" bIns="45700" anchor="t" anchorCtr="0">
                        <a:noAutofit/>
                      </wps:bodyPr>
                    </wps:wsp>
                  </a:graphicData>
                </a:graphic>
              </wp:anchor>
            </w:drawing>
          </mc:Choice>
          <mc:Fallback>
            <w:pict>
              <v:rect w14:anchorId="66DF3C23" id="Rectangle 6" o:spid="_x0000_s1028" style="position:absolute;left:0;text-align:left;margin-left:391.65pt;margin-top:34.05pt;width:63pt;height:7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">
                <v:stroke startarrowwidth="narrow" startarrowlength="short" endarrowwidth="narrow" endarrowlength="short" miterlimit="5243f"/>
                <v:textbox inset="2.53958mm,1.2694mm,2.53958mm,1.2694mm">
                  <w:txbxContent>
                    <w:p w14:paraId="11BBCBBC" w14:textId="77777777" w:rsidR="00E2120D" w:rsidRDefault="00E2120D" w:rsidP="00634855">
                      <w:pPr>
                        <w:jc w:val="center"/>
                        <w:textDirection w:val="btLr"/>
                      </w:pPr>
                      <w:r>
                        <w:rPr>
                          <w:color w:val="000000"/>
                        </w:rPr>
                        <w:t>Ảnh 4x6</w:t>
                      </w:r>
                    </w:p>
                  </w:txbxContent>
                </v:textbox>
              </v:rect>
            </w:pict>
          </mc:Fallback>
        </mc:AlternateContent>
      </w:r>
      <w:r w:rsidR="00634855">
        <w:rPr>
          <w:sz w:val="26"/>
          <w:szCs w:val="26"/>
        </w:rPr>
        <w:t>CHỊU TRÁCH NHIỆM CHÍNH THỰC HIỆN ĐỀ TÀI</w:t>
      </w:r>
    </w:p>
    <w:p w14:paraId="40B50B4B"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sz w:val="26"/>
          <w:szCs w:val="26"/>
        </w:rPr>
      </w:pPr>
      <w:r>
        <w:rPr>
          <w:b/>
          <w:sz w:val="26"/>
          <w:szCs w:val="26"/>
        </w:rPr>
        <w:t xml:space="preserve">I. SƠ LƯỢC VỀ SINH VIÊN: </w:t>
      </w:r>
    </w:p>
    <w:p w14:paraId="7C7F2478" w14:textId="77777777" w:rsidR="00634855" w:rsidRP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Họ và tên: </w:t>
      </w:r>
      <w:r>
        <w:rPr>
          <w:sz w:val="26"/>
          <w:szCs w:val="26"/>
          <w:lang w:val="en-US"/>
        </w:rPr>
        <w:t>Trần Thanh Phụng</w:t>
      </w:r>
    </w:p>
    <w:p w14:paraId="34A702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Sinh ngày:     08         tháng   09         năm 1998</w:t>
      </w:r>
    </w:p>
    <w:p w14:paraId="06248D4F" w14:textId="7777777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Nơi sinh: </w:t>
      </w:r>
      <w:r w:rsidR="00E91564">
        <w:rPr>
          <w:sz w:val="26"/>
          <w:szCs w:val="26"/>
          <w:lang w:val="en-US"/>
        </w:rPr>
        <w:t xml:space="preserve">Ấp Thanh Nguyên A, Xã </w:t>
      </w:r>
      <w:proofErr w:type="spellStart"/>
      <w:r w:rsidR="00E91564">
        <w:rPr>
          <w:sz w:val="26"/>
          <w:szCs w:val="26"/>
          <w:lang w:val="en-US"/>
        </w:rPr>
        <w:t>Mỹ</w:t>
      </w:r>
      <w:proofErr w:type="spellEnd"/>
      <w:r w:rsidR="00E91564">
        <w:rPr>
          <w:sz w:val="26"/>
          <w:szCs w:val="26"/>
          <w:lang w:val="en-US"/>
        </w:rPr>
        <w:t xml:space="preserve"> Chánh, Huyện Châu Thành, Tỉnh Trà Vinh</w:t>
      </w:r>
    </w:p>
    <w:p w14:paraId="434DC0B4"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Lớp:  Hệ thống thông tin 1                                   Khóa: 42</w:t>
      </w:r>
    </w:p>
    <w:p w14:paraId="18E68B4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Khoa: Công nghệ thông tin và Truyền Thông</w:t>
      </w:r>
    </w:p>
    <w:p w14:paraId="5F7A5DD0" w14:textId="54F1F56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Địa chỉ liên hệ: </w:t>
      </w:r>
      <w:r w:rsidR="00E91564">
        <w:rPr>
          <w:sz w:val="26"/>
          <w:szCs w:val="26"/>
          <w:lang w:val="en-US"/>
        </w:rPr>
        <w:t>Hẻm 216</w:t>
      </w:r>
      <w:r w:rsidR="006D440E">
        <w:rPr>
          <w:sz w:val="26"/>
          <w:szCs w:val="26"/>
          <w:lang w:val="en-US"/>
        </w:rPr>
        <w:t>, đường 3/2, Hưng Lợi, Ninh Kiều, Cần Thơ.</w:t>
      </w:r>
    </w:p>
    <w:p w14:paraId="746DDCC9"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Điện thoại:   </w:t>
      </w:r>
      <w:r w:rsidR="00E91564">
        <w:rPr>
          <w:sz w:val="26"/>
          <w:szCs w:val="26"/>
          <w:lang w:val="en-US"/>
        </w:rPr>
        <w:t>0868692240</w:t>
      </w:r>
      <w:r>
        <w:rPr>
          <w:sz w:val="26"/>
          <w:szCs w:val="26"/>
        </w:rPr>
        <w:t xml:space="preserve"> </w:t>
      </w:r>
      <w:r w:rsidR="00E91564">
        <w:rPr>
          <w:sz w:val="26"/>
          <w:szCs w:val="26"/>
        </w:rPr>
        <w:t xml:space="preserve">                     Email: phung</w:t>
      </w:r>
      <w:r w:rsidR="00E91564">
        <w:rPr>
          <w:sz w:val="26"/>
          <w:szCs w:val="26"/>
          <w:lang w:val="en-US"/>
        </w:rPr>
        <w:t>b</w:t>
      </w:r>
      <w:r w:rsidR="00E91564">
        <w:rPr>
          <w:sz w:val="26"/>
          <w:szCs w:val="26"/>
        </w:rPr>
        <w:t>1605240</w:t>
      </w:r>
      <w:r>
        <w:rPr>
          <w:sz w:val="26"/>
          <w:szCs w:val="26"/>
        </w:rPr>
        <w:t>@student.ctu.edu.vn</w:t>
      </w:r>
    </w:p>
    <w:p w14:paraId="35BBFE43" w14:textId="77777777" w:rsidR="00634855" w:rsidRDefault="00634855" w:rsidP="007C0E12">
      <w:pPr>
        <w:pBdr>
          <w:top w:val="nil"/>
          <w:left w:val="nil"/>
          <w:bottom w:val="nil"/>
          <w:right w:val="nil"/>
          <w:between w:val="nil"/>
        </w:pBdr>
        <w:tabs>
          <w:tab w:val="left" w:pos="-3060"/>
          <w:tab w:val="left" w:pos="540"/>
        </w:tabs>
        <w:spacing w:before="240" w:after="80" w:line="360" w:lineRule="auto"/>
        <w:jc w:val="both"/>
        <w:rPr>
          <w:color w:val="FF0000"/>
          <w:sz w:val="26"/>
          <w:szCs w:val="26"/>
        </w:rPr>
      </w:pPr>
      <w:r>
        <w:rPr>
          <w:b/>
          <w:sz w:val="26"/>
          <w:szCs w:val="26"/>
        </w:rPr>
        <w:t xml:space="preserve">II. QUÁ TRÌNH HỌC TẬP </w:t>
      </w:r>
      <w:r>
        <w:rPr>
          <w:sz w:val="26"/>
          <w:szCs w:val="26"/>
        </w:rPr>
        <w:t xml:space="preserve">(kê khai thành tích của sinh viên từ năm thứ 1 đến năm đang học): </w:t>
      </w:r>
      <w:r>
        <w:rPr>
          <w:color w:val="FF0000"/>
          <w:sz w:val="26"/>
          <w:szCs w:val="26"/>
        </w:rPr>
        <w:t>Cần ghi có cấu trúc rõ ràng hơn</w:t>
      </w:r>
    </w:p>
    <w:p w14:paraId="081611E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1: </w:t>
      </w:r>
    </w:p>
    <w:p w14:paraId="51B9A249" w14:textId="09897CCA"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sidR="00830687">
        <w:rPr>
          <w:sz w:val="26"/>
          <w:szCs w:val="26"/>
          <w:lang w:val="en-US"/>
        </w:rPr>
        <w:t xml:space="preserve"> </w:t>
      </w:r>
      <w:r>
        <w:rPr>
          <w:sz w:val="26"/>
          <w:szCs w:val="26"/>
        </w:rPr>
        <w:tab/>
        <w:t>Khoa: Công nghệ thông tin và Truyền thông</w:t>
      </w:r>
    </w:p>
    <w:p w14:paraId="59939C6A" w14:textId="4DE7CD07"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w:t>
      </w:r>
      <w:r w:rsidR="00E2120D">
        <w:rPr>
          <w:sz w:val="26"/>
          <w:szCs w:val="26"/>
          <w:lang w:val="en-US"/>
        </w:rPr>
        <w:t xml:space="preserve"> 1.82</w:t>
      </w:r>
    </w:p>
    <w:p w14:paraId="68E65B7D" w14:textId="3027EB19"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Sơ lược thành tích: </w:t>
      </w:r>
      <w:r w:rsidR="00E2120D">
        <w:rPr>
          <w:sz w:val="26"/>
          <w:szCs w:val="26"/>
          <w:lang w:val="en-US"/>
        </w:rPr>
        <w:t xml:space="preserve"> </w:t>
      </w:r>
      <w:r w:rsidR="00097143" w:rsidRPr="00097143">
        <w:rPr>
          <w:sz w:val="26"/>
          <w:szCs w:val="26"/>
        </w:rPr>
        <w:t>Nòng cốt cấp Đoàn khoa</w:t>
      </w:r>
      <w:r w:rsidR="00097143">
        <w:rPr>
          <w:sz w:val="26"/>
          <w:szCs w:val="26"/>
          <w:lang w:val="en-US"/>
        </w:rPr>
        <w:t xml:space="preserve"> t</w:t>
      </w:r>
      <w:r w:rsidR="00097143" w:rsidRPr="00097143">
        <w:rPr>
          <w:sz w:val="26"/>
          <w:szCs w:val="26"/>
        </w:rPr>
        <w:t>hành viên tích cực CLB Tin học</w:t>
      </w:r>
      <w:r w:rsidR="00097143">
        <w:rPr>
          <w:sz w:val="26"/>
          <w:szCs w:val="26"/>
          <w:lang w:val="en-US"/>
        </w:rPr>
        <w:t xml:space="preserve"> </w:t>
      </w:r>
      <w:r w:rsidR="00097143" w:rsidRPr="00097143">
        <w:rPr>
          <w:sz w:val="26"/>
          <w:szCs w:val="26"/>
        </w:rPr>
        <w:t>2016-2017 HK 1</w:t>
      </w:r>
    </w:p>
    <w:p w14:paraId="0672F467" w14:textId="0316D07D"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D490050" w14:textId="149DB9AF"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01E93709" w14:textId="6AF0FA2E"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3FDA5DED"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43E554D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lastRenderedPageBreak/>
        <w:t>* Năm thứ 2:</w:t>
      </w:r>
    </w:p>
    <w:p w14:paraId="4FF4B9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w:t>
      </w:r>
      <w:r>
        <w:rPr>
          <w:sz w:val="26"/>
          <w:szCs w:val="26"/>
        </w:rPr>
        <w:tab/>
        <w:t xml:space="preserve"> Khoa: Công nghệ thông tin và Truyền thông</w:t>
      </w:r>
    </w:p>
    <w:p w14:paraId="7A8A18A3" w14:textId="5DF159E9"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E2120D">
        <w:rPr>
          <w:sz w:val="26"/>
          <w:szCs w:val="26"/>
          <w:lang w:val="en-US"/>
        </w:rPr>
        <w:t xml:space="preserve"> 2.45</w:t>
      </w:r>
    </w:p>
    <w:p w14:paraId="3926AF5E" w14:textId="2A03E1F5"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E2120D">
        <w:rPr>
          <w:sz w:val="26"/>
          <w:szCs w:val="26"/>
          <w:lang w:val="en-US"/>
        </w:rPr>
        <w:t xml:space="preserve"> </w:t>
      </w:r>
      <w:r w:rsidR="00E2120D" w:rsidRPr="00E2120D">
        <w:rPr>
          <w:sz w:val="26"/>
          <w:szCs w:val="26"/>
        </w:rPr>
        <w:t>Giấy khen Hội sinh viên trường</w:t>
      </w:r>
      <w:r w:rsidR="00E2120D">
        <w:rPr>
          <w:sz w:val="26"/>
          <w:szCs w:val="26"/>
          <w:lang w:val="en-US"/>
        </w:rPr>
        <w:t xml:space="preserve"> </w:t>
      </w:r>
      <w:r w:rsidR="00E2120D" w:rsidRPr="00E2120D">
        <w:rPr>
          <w:sz w:val="26"/>
          <w:szCs w:val="26"/>
        </w:rPr>
        <w:t>có nhiều thành tích trong công tác Hội và phong trào sinh viên năm học 2017-2018</w:t>
      </w:r>
      <w:r w:rsidR="00097143">
        <w:rPr>
          <w:sz w:val="26"/>
          <w:szCs w:val="26"/>
          <w:lang w:val="en-US"/>
        </w:rPr>
        <w:t xml:space="preserve"> học kỳ 1</w:t>
      </w:r>
    </w:p>
    <w:p w14:paraId="720041A0" w14:textId="7D321BE0" w:rsidR="00097143" w:rsidRP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sidRPr="00097143">
        <w:rPr>
          <w:sz w:val="26"/>
          <w:szCs w:val="26"/>
        </w:rPr>
        <w:t>Tham dự diễn đàn khoa học công nghệ</w:t>
      </w:r>
      <w:r>
        <w:rPr>
          <w:sz w:val="26"/>
          <w:szCs w:val="26"/>
          <w:lang w:val="en-US"/>
        </w:rPr>
        <w:t xml:space="preserve"> </w:t>
      </w:r>
      <w:r w:rsidRPr="00097143">
        <w:rPr>
          <w:sz w:val="26"/>
          <w:szCs w:val="26"/>
          <w:lang w:val="en-US"/>
        </w:rPr>
        <w:t>2017-2018 HK 1</w:t>
      </w:r>
      <w:r>
        <w:rPr>
          <w:sz w:val="26"/>
          <w:szCs w:val="26"/>
          <w:lang w:val="en-US"/>
        </w:rPr>
        <w:t>.ư</w:t>
      </w:r>
    </w:p>
    <w:p w14:paraId="15594A74" w14:textId="0F1331C3" w:rsidR="00634855" w:rsidRDefault="00634855"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p>
    <w:p w14:paraId="1D8A1105"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t xml:space="preserve">  </w:t>
      </w:r>
    </w:p>
    <w:p w14:paraId="54BBAE3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3: </w:t>
      </w:r>
    </w:p>
    <w:p w14:paraId="3F17D6DD"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Khoa: Công nghệ thông tin và Truyền thông</w:t>
      </w:r>
    </w:p>
    <w:p w14:paraId="109AB66D" w14:textId="3C7532AD" w:rsidR="00634855" w:rsidRP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097143">
        <w:rPr>
          <w:sz w:val="26"/>
          <w:szCs w:val="26"/>
          <w:lang w:val="en-US"/>
        </w:rPr>
        <w:t>2.55</w:t>
      </w:r>
    </w:p>
    <w:p w14:paraId="09AD3AF1" w14:textId="77777777" w:rsidR="00097143" w:rsidRPr="00097143" w:rsidRDefault="00634855"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097143" w:rsidRPr="00097143">
        <w:rPr>
          <w:sz w:val="26"/>
          <w:szCs w:val="26"/>
        </w:rPr>
        <w:t>Giấy khen Đoàn/Hội cấp xã, phường</w:t>
      </w:r>
      <w:r w:rsidR="00097143">
        <w:rPr>
          <w:sz w:val="26"/>
          <w:szCs w:val="26"/>
          <w:lang w:val="en-US"/>
        </w:rPr>
        <w:t xml:space="preserve">, </w:t>
      </w:r>
      <w:r w:rsidR="00097143" w:rsidRPr="00097143">
        <w:rPr>
          <w:sz w:val="26"/>
          <w:szCs w:val="26"/>
        </w:rPr>
        <w:t>Đã hoàn thành tốt nhiệm vụ trong chiến dịch Mùa hè xanh trên mặt trận xã Song Lộc năm 2018 (Xã Đoàn Song Lộc)</w:t>
      </w:r>
      <w:r w:rsidR="00097143">
        <w:rPr>
          <w:sz w:val="26"/>
          <w:szCs w:val="26"/>
          <w:lang w:val="en-US"/>
        </w:rPr>
        <w:t xml:space="preserve"> học kỳ 1 </w:t>
      </w:r>
    </w:p>
    <w:p w14:paraId="310D0B0A" w14:textId="06645D6F"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sidR="00097143">
        <w:rPr>
          <w:sz w:val="26"/>
          <w:szCs w:val="26"/>
        </w:rPr>
        <w:tab/>
      </w:r>
      <w:r>
        <w:rPr>
          <w:sz w:val="26"/>
          <w:szCs w:val="26"/>
        </w:rPr>
        <w:tab/>
      </w:r>
      <w:r>
        <w:rPr>
          <w:sz w:val="26"/>
          <w:szCs w:val="26"/>
        </w:rPr>
        <w:tab/>
        <w:t xml:space="preserve">    </w:t>
      </w:r>
      <w:r w:rsidR="00097143" w:rsidRPr="00097143">
        <w:rPr>
          <w:sz w:val="26"/>
          <w:szCs w:val="26"/>
        </w:rPr>
        <w:t>Giấy khen Ủy ban quận, huyện</w:t>
      </w:r>
      <w:r w:rsidR="00097143">
        <w:rPr>
          <w:sz w:val="26"/>
          <w:szCs w:val="26"/>
          <w:lang w:val="en-US"/>
        </w:rPr>
        <w:t xml:space="preserve"> </w:t>
      </w:r>
      <w:r w:rsidR="00097143" w:rsidRPr="00097143">
        <w:rPr>
          <w:sz w:val="26"/>
          <w:szCs w:val="26"/>
        </w:rPr>
        <w:t>Đã có thành tích trong công tác Hội và phong trào sinh viên Chi hội sinh viên Châu Thành trường Đại học Cần Thơ năm học 2017-2018 (UBND huyện Châu Thành)</w:t>
      </w:r>
    </w:p>
    <w:p w14:paraId="536124F1" w14:textId="3081D541"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Chiến dịch Thanh niên tình nguyện hè, Mùa hè xanh</w:t>
      </w:r>
      <w:r>
        <w:rPr>
          <w:sz w:val="26"/>
          <w:szCs w:val="26"/>
          <w:lang w:val="en-US"/>
        </w:rPr>
        <w:t xml:space="preserve"> </w:t>
      </w:r>
      <w:r w:rsidRPr="00097143">
        <w:rPr>
          <w:sz w:val="26"/>
          <w:szCs w:val="26"/>
        </w:rPr>
        <w:t>2018-2019 HK 1</w:t>
      </w:r>
    </w:p>
    <w:p w14:paraId="7FDEF6F3" w14:textId="566F67A5"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và khởi nghiệp 2018</w:t>
      </w:r>
      <w:r>
        <w:rPr>
          <w:sz w:val="26"/>
          <w:szCs w:val="26"/>
          <w:lang w:val="en-US"/>
        </w:rPr>
        <w:t xml:space="preserve"> </w:t>
      </w:r>
      <w:r w:rsidRPr="00097143">
        <w:rPr>
          <w:sz w:val="26"/>
          <w:szCs w:val="26"/>
        </w:rPr>
        <w:t>2018-2019 HK 1</w:t>
      </w:r>
    </w:p>
    <w:p w14:paraId="0AE8197F" w14:textId="2FDE62EE"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buổi Tuyên truyền biển đảo</w:t>
      </w:r>
      <w:r>
        <w:rPr>
          <w:sz w:val="26"/>
          <w:szCs w:val="26"/>
          <w:lang w:val="en-US"/>
        </w:rPr>
        <w:t xml:space="preserve"> </w:t>
      </w:r>
      <w:r w:rsidRPr="00097143">
        <w:rPr>
          <w:sz w:val="26"/>
          <w:szCs w:val="26"/>
        </w:rPr>
        <w:t>2018-2019 HK 1</w:t>
      </w:r>
    </w:p>
    <w:p w14:paraId="0185FE9C" w14:textId="3752314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201</w:t>
      </w:r>
      <w:r w:rsidR="00704680">
        <w:rPr>
          <w:sz w:val="26"/>
          <w:szCs w:val="26"/>
          <w:lang w:val="en-US"/>
        </w:rPr>
        <w:t xml:space="preserve">9 </w:t>
      </w:r>
      <w:r w:rsidRPr="00097143">
        <w:rPr>
          <w:sz w:val="26"/>
          <w:szCs w:val="26"/>
          <w:lang w:val="en-US"/>
        </w:rPr>
        <w:t xml:space="preserve"> HK 2</w:t>
      </w:r>
    </w:p>
    <w:p w14:paraId="67394503" w14:textId="1B19643A"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3826BA45"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521D52CD" w14:textId="7777777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8D666FE" w14:textId="40CE9C3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b/>
          <w:i/>
          <w:sz w:val="26"/>
          <w:szCs w:val="26"/>
        </w:rPr>
      </w:pPr>
      <w:r w:rsidRPr="00097143">
        <w:rPr>
          <w:b/>
          <w:i/>
          <w:sz w:val="26"/>
          <w:szCs w:val="26"/>
        </w:rPr>
        <w:lastRenderedPageBreak/>
        <w:t xml:space="preserve">* Năm thứ </w:t>
      </w:r>
      <w:r>
        <w:rPr>
          <w:b/>
          <w:i/>
          <w:sz w:val="26"/>
          <w:szCs w:val="26"/>
          <w:lang w:val="en-US"/>
        </w:rPr>
        <w:t>4</w:t>
      </w:r>
      <w:r w:rsidRPr="00097143">
        <w:rPr>
          <w:b/>
          <w:i/>
          <w:sz w:val="26"/>
          <w:szCs w:val="26"/>
        </w:rPr>
        <w:t xml:space="preserve">: </w:t>
      </w:r>
    </w:p>
    <w:p w14:paraId="7439D6D7" w14:textId="7777777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Ngành học:    Hệ thống thông tin</w:t>
      </w:r>
      <w:r w:rsidRPr="00097143">
        <w:rPr>
          <w:sz w:val="26"/>
          <w:szCs w:val="26"/>
        </w:rPr>
        <w:tab/>
        <w:t xml:space="preserve"> Khoa: Công nghệ thông tin và Truyền thông</w:t>
      </w:r>
    </w:p>
    <w:p w14:paraId="69F3FBA0" w14:textId="7647D8FC"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sidRPr="00097143">
        <w:rPr>
          <w:sz w:val="26"/>
          <w:szCs w:val="26"/>
        </w:rPr>
        <w:t xml:space="preserve">    Kết quả xếp loại học tập: </w:t>
      </w:r>
      <w:r w:rsidRPr="00097143">
        <w:rPr>
          <w:sz w:val="26"/>
          <w:szCs w:val="26"/>
          <w:lang w:val="en-US"/>
        </w:rPr>
        <w:t>2.</w:t>
      </w:r>
      <w:r>
        <w:rPr>
          <w:sz w:val="26"/>
          <w:szCs w:val="26"/>
          <w:lang w:val="en-US"/>
        </w:rPr>
        <w:t>93</w:t>
      </w:r>
    </w:p>
    <w:p w14:paraId="2F47DF53" w14:textId="77777777" w:rsid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Sơ lược thành tích</w:t>
      </w:r>
      <w:r>
        <w:rPr>
          <w:sz w:val="26"/>
          <w:szCs w:val="26"/>
          <w:lang w:val="en-US"/>
        </w:rPr>
        <w:t xml:space="preserve">: </w:t>
      </w:r>
      <w:r w:rsidRPr="00097143">
        <w:rPr>
          <w:sz w:val="26"/>
          <w:szCs w:val="26"/>
        </w:rPr>
        <w:t>Giấy khen Hội sinh viên trường</w:t>
      </w:r>
      <w:r>
        <w:rPr>
          <w:sz w:val="26"/>
          <w:szCs w:val="26"/>
          <w:lang w:val="en-US"/>
        </w:rPr>
        <w:t xml:space="preserve">, </w:t>
      </w:r>
      <w:r w:rsidRPr="00097143">
        <w:rPr>
          <w:sz w:val="26"/>
          <w:szCs w:val="26"/>
        </w:rPr>
        <w:t>Đã có nhiều thành tích trong Chiến dịch Mùa hè xanh năm 2019</w:t>
      </w:r>
      <w:r w:rsidRPr="00097143">
        <w:rPr>
          <w:sz w:val="26"/>
          <w:szCs w:val="26"/>
        </w:rPr>
        <w:tab/>
      </w:r>
      <w:r w:rsidRPr="00097143">
        <w:rPr>
          <w:sz w:val="26"/>
          <w:szCs w:val="26"/>
        </w:rPr>
        <w:tab/>
      </w:r>
      <w:r w:rsidRPr="00097143">
        <w:rPr>
          <w:sz w:val="26"/>
          <w:szCs w:val="26"/>
        </w:rPr>
        <w:tab/>
        <w:t xml:space="preserve">    </w:t>
      </w:r>
    </w:p>
    <w:p w14:paraId="2E86D6AA" w14:textId="02083B03"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097143">
        <w:rPr>
          <w:sz w:val="26"/>
          <w:szCs w:val="26"/>
        </w:rPr>
        <w:t>Giấy khen Ủy ban quận, huyện</w:t>
      </w:r>
      <w:r w:rsidRPr="00097143">
        <w:rPr>
          <w:sz w:val="26"/>
          <w:szCs w:val="26"/>
          <w:lang w:val="en-US"/>
        </w:rPr>
        <w:t xml:space="preserve"> </w:t>
      </w:r>
      <w:r w:rsidRPr="00097143">
        <w:rPr>
          <w:sz w:val="26"/>
          <w:szCs w:val="26"/>
        </w:rPr>
        <w:t>Đã có thành tích trong công tác hội và phong trào sinh viên năm học 2018-2019 (UBND huyện Châu Thành)</w:t>
      </w:r>
    </w:p>
    <w:p w14:paraId="10CCA42E" w14:textId="50DCF347"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Chiến dịch Thanh niên tình nguyện hè, Mùa hè xanh</w:t>
      </w:r>
      <w:r>
        <w:rPr>
          <w:sz w:val="26"/>
          <w:szCs w:val="26"/>
          <w:lang w:val="en-US"/>
        </w:rPr>
        <w:t xml:space="preserve"> </w:t>
      </w:r>
      <w:r w:rsidRPr="00704680">
        <w:rPr>
          <w:sz w:val="26"/>
          <w:szCs w:val="26"/>
        </w:rPr>
        <w:t>2019-2020 HK 1</w:t>
      </w:r>
    </w:p>
    <w:p w14:paraId="476DD916" w14:textId="76012E9D"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hoạt động vệ sinh môi trường Đoàn khoa</w:t>
      </w:r>
      <w:r>
        <w:rPr>
          <w:sz w:val="26"/>
          <w:szCs w:val="26"/>
          <w:lang w:val="en-US"/>
        </w:rPr>
        <w:t xml:space="preserve"> </w:t>
      </w:r>
      <w:r w:rsidRPr="00704680">
        <w:rPr>
          <w:sz w:val="26"/>
          <w:szCs w:val="26"/>
        </w:rPr>
        <w:t>2019-2020 HK 1</w:t>
      </w:r>
    </w:p>
    <w:p w14:paraId="266643FC" w14:textId="4F48437C" w:rsidR="00704680" w:rsidRP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sidRPr="00704680">
        <w:rPr>
          <w:sz w:val="26"/>
          <w:szCs w:val="26"/>
        </w:rPr>
        <w:t>Tham gia hoạt động học thuật</w:t>
      </w:r>
      <w:r>
        <w:rPr>
          <w:sz w:val="26"/>
          <w:szCs w:val="26"/>
          <w:lang w:val="en-US"/>
        </w:rPr>
        <w:t xml:space="preserve">, </w:t>
      </w:r>
      <w:r w:rsidRPr="00704680">
        <w:rPr>
          <w:sz w:val="26"/>
          <w:szCs w:val="26"/>
        </w:rPr>
        <w:t>Tham gia Ngày hội việc làm 2019</w:t>
      </w:r>
      <w:r>
        <w:rPr>
          <w:sz w:val="26"/>
          <w:szCs w:val="26"/>
          <w:lang w:val="en-US"/>
        </w:rPr>
        <w:t xml:space="preserve"> </w:t>
      </w:r>
      <w:r w:rsidRPr="00704680">
        <w:rPr>
          <w:sz w:val="26"/>
          <w:szCs w:val="26"/>
          <w:lang w:val="en-US"/>
        </w:rPr>
        <w:t>2019-2020 HK 1</w:t>
      </w:r>
    </w:p>
    <w:p w14:paraId="5C6D3C4C" w14:textId="77777777" w:rsidR="00634855" w:rsidRDefault="00634855" w:rsidP="007C0E12">
      <w:pPr>
        <w:pBdr>
          <w:top w:val="nil"/>
          <w:left w:val="nil"/>
          <w:bottom w:val="nil"/>
          <w:right w:val="nil"/>
          <w:between w:val="nil"/>
        </w:pBdr>
        <w:spacing w:line="360" w:lineRule="auto"/>
        <w:jc w:val="both"/>
        <w:rPr>
          <w:sz w:val="26"/>
          <w:szCs w:val="26"/>
        </w:rPr>
      </w:pPr>
      <w:r>
        <w:rPr>
          <w:sz w:val="26"/>
          <w:szCs w:val="26"/>
        </w:rPr>
        <w:t xml:space="preserve">                                              </w:t>
      </w:r>
    </w:p>
    <w:tbl>
      <w:tblPr>
        <w:tblW w:w="9889" w:type="dxa"/>
        <w:tblLayout w:type="fixed"/>
        <w:tblLook w:val="0000" w:firstRow="0" w:lastRow="0" w:firstColumn="0" w:lastColumn="0" w:noHBand="0" w:noVBand="0"/>
      </w:tblPr>
      <w:tblGrid>
        <w:gridCol w:w="4785"/>
        <w:gridCol w:w="5104"/>
      </w:tblGrid>
      <w:tr w:rsidR="00634855" w14:paraId="4EA1D052" w14:textId="77777777" w:rsidTr="002776E1">
        <w:tc>
          <w:tcPr>
            <w:tcW w:w="4785" w:type="dxa"/>
          </w:tcPr>
          <w:p w14:paraId="65AF1C41" w14:textId="77777777" w:rsidR="00634855" w:rsidRDefault="00634855" w:rsidP="007C0E12">
            <w:pPr>
              <w:pBdr>
                <w:top w:val="nil"/>
                <w:left w:val="nil"/>
                <w:bottom w:val="nil"/>
                <w:right w:val="nil"/>
                <w:between w:val="nil"/>
              </w:pBdr>
              <w:spacing w:line="360" w:lineRule="auto"/>
              <w:jc w:val="both"/>
              <w:rPr>
                <w:b/>
                <w:sz w:val="26"/>
                <w:szCs w:val="26"/>
              </w:rPr>
            </w:pPr>
          </w:p>
          <w:p w14:paraId="09DBD1FE"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113B1B9" w14:textId="77777777" w:rsidR="00634855" w:rsidRDefault="00634855"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104" w:type="dxa"/>
          </w:tcPr>
          <w:p w14:paraId="7B95E5BD" w14:textId="77777777" w:rsidR="00634855" w:rsidRDefault="00634855" w:rsidP="007C0E12">
            <w:pPr>
              <w:pBdr>
                <w:top w:val="nil"/>
                <w:left w:val="nil"/>
                <w:bottom w:val="nil"/>
                <w:right w:val="nil"/>
                <w:between w:val="nil"/>
              </w:pBdr>
              <w:spacing w:line="360" w:lineRule="auto"/>
              <w:jc w:val="both"/>
              <w:rPr>
                <w:b/>
                <w:sz w:val="26"/>
                <w:szCs w:val="26"/>
              </w:rPr>
            </w:pPr>
            <w:r>
              <w:rPr>
                <w:sz w:val="26"/>
                <w:szCs w:val="26"/>
              </w:rPr>
              <w:t>Ngày        tháng        năm</w:t>
            </w:r>
          </w:p>
          <w:p w14:paraId="409B7434"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Sinh viên chịu trách nhiệm chính</w:t>
            </w:r>
          </w:p>
          <w:p w14:paraId="26C5C223"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thực hiện đề tài</w:t>
            </w:r>
          </w:p>
          <w:p w14:paraId="0BB58AFD" w14:textId="77777777" w:rsidR="00634855" w:rsidRDefault="00634855" w:rsidP="007C0E12">
            <w:pPr>
              <w:pBdr>
                <w:top w:val="nil"/>
                <w:left w:val="nil"/>
                <w:bottom w:val="nil"/>
                <w:right w:val="nil"/>
                <w:between w:val="nil"/>
              </w:pBdr>
              <w:spacing w:line="360" w:lineRule="auto"/>
              <w:jc w:val="both"/>
              <w:rPr>
                <w:b/>
                <w:i/>
                <w:sz w:val="26"/>
                <w:szCs w:val="26"/>
              </w:rPr>
            </w:pPr>
            <w:r>
              <w:rPr>
                <w:i/>
                <w:sz w:val="26"/>
                <w:szCs w:val="26"/>
              </w:rPr>
              <w:t>(ký, họ và tên)</w:t>
            </w:r>
          </w:p>
        </w:tc>
      </w:tr>
    </w:tbl>
    <w:p w14:paraId="30C1AD69"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112663E6"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08D31E5D"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264084EB" w14:textId="77777777" w:rsidR="00BF0A12" w:rsidRPr="0043583C" w:rsidRDefault="00BF0A12" w:rsidP="007C0E12">
      <w:pPr>
        <w:pBdr>
          <w:top w:val="nil"/>
          <w:left w:val="nil"/>
          <w:bottom w:val="nil"/>
          <w:right w:val="nil"/>
          <w:between w:val="nil"/>
        </w:pBdr>
        <w:spacing w:line="360" w:lineRule="auto"/>
        <w:jc w:val="both"/>
        <w:rPr>
          <w:b/>
          <w:sz w:val="26"/>
          <w:szCs w:val="26"/>
          <w:lang w:val="en-US"/>
        </w:rPr>
      </w:pPr>
    </w:p>
    <w:p w14:paraId="1437E884"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p>
    <w:p w14:paraId="3FDFCBD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079B1627"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63AD87FE"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13471376" w14:textId="77777777" w:rsidR="00634855" w:rsidRDefault="00634855" w:rsidP="007C0E12">
      <w:pPr>
        <w:pStyle w:val="Heading1"/>
        <w:pBdr>
          <w:top w:val="nil"/>
          <w:left w:val="nil"/>
          <w:bottom w:val="nil"/>
          <w:right w:val="nil"/>
          <w:between w:val="nil"/>
        </w:pBdr>
        <w:spacing w:line="360" w:lineRule="auto"/>
        <w:jc w:val="both"/>
        <w:rPr>
          <w:sz w:val="26"/>
          <w:szCs w:val="26"/>
        </w:rPr>
      </w:pPr>
      <w:r>
        <w:rPr>
          <w:sz w:val="26"/>
          <w:szCs w:val="26"/>
        </w:rPr>
        <w:lastRenderedPageBreak/>
        <w:t>PHẦN 1: MỞ ĐẦU</w:t>
      </w:r>
    </w:p>
    <w:p w14:paraId="28C256D5"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270" w:hanging="270"/>
        <w:jc w:val="both"/>
        <w:rPr>
          <w:rFonts w:ascii="Times New Roman" w:hAnsi="Times New Roman" w:cs="Times New Roman"/>
          <w:b/>
          <w:color w:val="000000" w:themeColor="text1"/>
        </w:rPr>
      </w:pPr>
      <w:bookmarkStart w:id="55" w:name="_3rdcrjn" w:colFirst="0" w:colLast="0"/>
      <w:bookmarkEnd w:id="55"/>
      <w:r w:rsidRPr="00E7187C">
        <w:rPr>
          <w:rFonts w:ascii="Times New Roman" w:hAnsi="Times New Roman" w:cs="Times New Roman"/>
          <w:b/>
          <w:color w:val="000000" w:themeColor="text1"/>
        </w:rPr>
        <w:t>TỔNG QUAN TÌNH HÌNH NGHIÊN CỨU TRONG VÀ NGOÀI NƯỚC</w:t>
      </w:r>
    </w:p>
    <w:p w14:paraId="4289EF5D" w14:textId="77777777" w:rsidR="00634855" w:rsidRDefault="00634855" w:rsidP="007C0E12">
      <w:pPr>
        <w:numPr>
          <w:ilvl w:val="0"/>
          <w:numId w:val="20"/>
        </w:numPr>
        <w:pBdr>
          <w:top w:val="nil"/>
          <w:left w:val="nil"/>
          <w:bottom w:val="nil"/>
          <w:right w:val="nil"/>
          <w:between w:val="nil"/>
        </w:pBdr>
        <w:spacing w:before="120" w:line="360" w:lineRule="auto"/>
        <w:jc w:val="both"/>
        <w:rPr>
          <w:b/>
          <w:sz w:val="26"/>
          <w:szCs w:val="26"/>
        </w:rPr>
      </w:pPr>
      <w:r>
        <w:rPr>
          <w:b/>
          <w:sz w:val="26"/>
          <w:szCs w:val="26"/>
        </w:rPr>
        <w:t>Ngoài nước</w:t>
      </w:r>
    </w:p>
    <w:p w14:paraId="40B08F4A" w14:textId="77777777" w:rsidR="00634855" w:rsidRPr="00835F5F" w:rsidRDefault="00835F5F" w:rsidP="007C0E12">
      <w:pPr>
        <w:pBdr>
          <w:top w:val="nil"/>
          <w:left w:val="nil"/>
          <w:bottom w:val="nil"/>
          <w:right w:val="nil"/>
          <w:between w:val="nil"/>
        </w:pBdr>
        <w:spacing w:line="360" w:lineRule="auto"/>
        <w:ind w:firstLine="720"/>
        <w:jc w:val="both"/>
        <w:rPr>
          <w:sz w:val="26"/>
          <w:szCs w:val="26"/>
        </w:rPr>
      </w:pPr>
      <w:r w:rsidRPr="00835F5F">
        <w:rPr>
          <w:color w:val="000000"/>
          <w:sz w:val="26"/>
          <w:szCs w:val="26"/>
        </w:rPr>
        <w:t>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5075CED1" w14:textId="77777777" w:rsidR="00634855" w:rsidRDefault="00634855" w:rsidP="007C0E12">
      <w:pPr>
        <w:numPr>
          <w:ilvl w:val="0"/>
          <w:numId w:val="20"/>
        </w:numPr>
        <w:pBdr>
          <w:top w:val="nil"/>
          <w:left w:val="nil"/>
          <w:bottom w:val="nil"/>
          <w:right w:val="nil"/>
          <w:between w:val="nil"/>
        </w:pBdr>
        <w:spacing w:before="120" w:line="360" w:lineRule="auto"/>
        <w:jc w:val="both"/>
        <w:rPr>
          <w:b/>
          <w:color w:val="4F81BD"/>
          <w:sz w:val="26"/>
          <w:szCs w:val="26"/>
        </w:rPr>
      </w:pPr>
      <w:r>
        <w:rPr>
          <w:b/>
          <w:sz w:val="26"/>
          <w:szCs w:val="26"/>
        </w:rPr>
        <w:t>Trong nước</w:t>
      </w:r>
    </w:p>
    <w:p w14:paraId="528C05F6"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Với sự phát triển công nghệ thông tin hiện nay đã xuất hiện nhiều website dịch vụ mạng xã hội và truyền thông xã hội như Facebook, Zalo… giúp cho con người có thể giao tiếp, cập nhật thông tin mới dễ dàng hơn. Tuy nhiên, các thành phần người sử dụng và thông tin quá nhiều làm cho ta không biết thông tin nào là chất lượng, đặc biệt là không phù hợp cho việc học tập.</w:t>
      </w:r>
    </w:p>
    <w:p w14:paraId="60CD86A2"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 xml:space="preserve">Hơn nữa, hiện tại chưa có bất kỳ nền tảng nào cho phép kết nối giữa các sinh viên trong một trường đại học lại với nhau để chia sẻ tài liệu môn học cũng như những vật dụng cũ không còn nhu cầu sử dụng nữa. </w:t>
      </w:r>
    </w:p>
    <w:p w14:paraId="47B2CDA4" w14:textId="77777777" w:rsidR="00634855" w:rsidRPr="007C0E12" w:rsidRDefault="00835F5F" w:rsidP="007C0E12">
      <w:pPr>
        <w:pStyle w:val="ListParagraph"/>
        <w:pBdr>
          <w:top w:val="nil"/>
          <w:left w:val="nil"/>
          <w:bottom w:val="nil"/>
          <w:right w:val="nil"/>
          <w:between w:val="nil"/>
        </w:pBdr>
        <w:spacing w:line="360" w:lineRule="auto"/>
        <w:jc w:val="both"/>
        <w:rPr>
          <w:color w:val="000000"/>
          <w:sz w:val="26"/>
          <w:szCs w:val="26"/>
        </w:rPr>
      </w:pPr>
      <w:r w:rsidRPr="007C0E12">
        <w:rPr>
          <w:color w:val="000000"/>
          <w:sz w:val="26"/>
          <w:szCs w:val="26"/>
        </w:rPr>
        <w:t>Bên cạnh đó, tại các trường đại học tại Việt Nam, đặc biệt là Đại học Cần Thơ chưa có nền tảng nào cho phép sinh viên quản lý tài liệu của mình theo từng môn học, học kỳ…</w:t>
      </w:r>
    </w:p>
    <w:p w14:paraId="3187EFC9"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360" w:hanging="360"/>
        <w:jc w:val="both"/>
        <w:rPr>
          <w:rFonts w:ascii="Times New Roman" w:hAnsi="Times New Roman" w:cs="Times New Roman"/>
          <w:b/>
          <w:color w:val="000000" w:themeColor="text1"/>
        </w:rPr>
      </w:pPr>
      <w:bookmarkStart w:id="56" w:name="_26in1rg" w:colFirst="0" w:colLast="0"/>
      <w:bookmarkEnd w:id="56"/>
      <w:r w:rsidRPr="00E7187C">
        <w:rPr>
          <w:rFonts w:ascii="Times New Roman" w:hAnsi="Times New Roman" w:cs="Times New Roman"/>
          <w:b/>
          <w:color w:val="000000" w:themeColor="text1"/>
        </w:rPr>
        <w:t>SỰ CẦN THIẾT CỦA ĐỀ TÀI</w:t>
      </w:r>
    </w:p>
    <w:p w14:paraId="4706B861" w14:textId="77777777" w:rsidR="007C0E12" w:rsidRPr="007C0E12" w:rsidRDefault="007C0E12" w:rsidP="007C0E12">
      <w:pPr>
        <w:keepNext/>
        <w:spacing w:after="120" w:line="360" w:lineRule="auto"/>
        <w:ind w:left="720"/>
        <w:jc w:val="both"/>
        <w:outlineLvl w:val="0"/>
        <w:rPr>
          <w:bCs/>
          <w:color w:val="000000"/>
          <w:sz w:val="26"/>
          <w:szCs w:val="26"/>
        </w:rPr>
      </w:pPr>
      <w:r w:rsidRPr="007C0E12">
        <w:rPr>
          <w:bCs/>
          <w:color w:val="000000"/>
          <w:sz w:val="26"/>
          <w:szCs w:val="26"/>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Internet, nhưng vấn đề ở đây chính là cần phải trả phí và tài liệu rất lan man, không sát với môn học của trường. Và khi lưu trữ tài liệu sinh viên thường chỉ tự tạo các folder trên drive với việc đặt tên không cấu trúc nhất định khiến cho việc lưu trữ và xem lại gặp nhiều khó khăn. Như vậy, cần có một hệ thống mà ở đó sinh viên trường ĐHCT có thể </w:t>
      </w:r>
      <w:r w:rsidRPr="007C0E12">
        <w:rPr>
          <w:bCs/>
          <w:color w:val="000000"/>
          <w:sz w:val="26"/>
          <w:szCs w:val="26"/>
        </w:rPr>
        <w:lastRenderedPageBreak/>
        <w:t>lưu trữ tất cả các thông tin liên quan về môn học theo từng học kỳ một cách có hệ thống và có thể chia sẻ với mọi người để cùng nhau học tập, trao dồi kiến thức</w:t>
      </w:r>
      <w:r w:rsidRPr="007C0E12">
        <w:rPr>
          <w:bCs/>
          <w:color w:val="000000"/>
          <w:sz w:val="26"/>
          <w:szCs w:val="26"/>
          <w:lang w:val="en-US"/>
        </w:rPr>
        <w:t>.</w:t>
      </w:r>
      <w:r w:rsidRPr="007C0E12">
        <w:rPr>
          <w:bCs/>
          <w:color w:val="000000"/>
          <w:sz w:val="26"/>
          <w:szCs w:val="26"/>
        </w:rPr>
        <w:t xml:space="preserve"> </w:t>
      </w:r>
    </w:p>
    <w:p w14:paraId="67DC2A37" w14:textId="77777777" w:rsidR="007C0E12" w:rsidRPr="00562BF6" w:rsidRDefault="007C0E12" w:rsidP="00562BF6">
      <w:pPr>
        <w:keepNext/>
        <w:spacing w:after="120" w:line="360" w:lineRule="auto"/>
        <w:ind w:left="720"/>
        <w:jc w:val="both"/>
        <w:outlineLvl w:val="0"/>
        <w:rPr>
          <w:bCs/>
          <w:color w:val="000000"/>
          <w:sz w:val="26"/>
          <w:szCs w:val="26"/>
        </w:rPr>
      </w:pPr>
      <w:r w:rsidRPr="007C0E12">
        <w:rPr>
          <w:bCs/>
          <w:color w:val="000000"/>
          <w:sz w:val="26"/>
          <w:szCs w:val="26"/>
        </w:rPr>
        <w:t>Bên cạnh đó, hệ thống chúng tôi đặt ra còn cung cấp nền tảng cho phép sinh viên chia sẻ với nhau các vật dụng hàng ngày không còn nhu cầu sử dụng xây dựng thành một cộng đồng sẻ chia, giúp đỡ nhau.</w:t>
      </w:r>
      <w:r w:rsidR="00562BF6">
        <w:rPr>
          <w:bCs/>
          <w:color w:val="000000"/>
          <w:sz w:val="26"/>
          <w:szCs w:val="26"/>
          <w:lang w:val="en-US"/>
        </w:rPr>
        <w:t xml:space="preserve"> </w:t>
      </w:r>
      <w:r w:rsidRPr="007C0E12">
        <w:rPr>
          <w:bCs/>
          <w:color w:val="000000"/>
          <w:sz w:val="26"/>
          <w:szCs w:val="26"/>
        </w:rPr>
        <w:t>Và là nơi kết nối giúp nâng cao chất lượng các hoạt động chi hội, đoàn thanh niên, giúp cho việc thông tin liên lạc và tương tác giữa mọi người được thực hiện dễ dàng hơn v.v</w:t>
      </w:r>
    </w:p>
    <w:p w14:paraId="044C7D0A"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57" w:name="_lnxbz9" w:colFirst="0" w:colLast="0"/>
      <w:bookmarkEnd w:id="57"/>
      <w:r w:rsidRPr="00E7187C">
        <w:rPr>
          <w:rFonts w:ascii="Times New Roman" w:hAnsi="Times New Roman" w:cs="Times New Roman"/>
          <w:b/>
          <w:color w:val="000000" w:themeColor="text1"/>
        </w:rPr>
        <w:t>MỤC TIÊU CỦA ĐỀ TÀI</w:t>
      </w:r>
    </w:p>
    <w:p w14:paraId="0565A22F" w14:textId="77777777" w:rsidR="00634855" w:rsidRPr="00F06AAE" w:rsidRDefault="00634855" w:rsidP="007C0E12">
      <w:pPr>
        <w:pBdr>
          <w:top w:val="nil"/>
          <w:left w:val="nil"/>
          <w:bottom w:val="nil"/>
          <w:right w:val="nil"/>
          <w:between w:val="nil"/>
        </w:pBdr>
        <w:spacing w:line="360" w:lineRule="auto"/>
        <w:ind w:left="-32" w:firstLine="568"/>
        <w:jc w:val="both"/>
        <w:rPr>
          <w:color w:val="FF0000"/>
          <w:sz w:val="26"/>
          <w:szCs w:val="26"/>
          <w:lang w:val="en-US"/>
        </w:rPr>
      </w:pPr>
      <w:r>
        <w:rPr>
          <w:color w:val="000000"/>
          <w:sz w:val="26"/>
          <w:szCs w:val="26"/>
        </w:rPr>
        <w:t>Phát triển “</w:t>
      </w:r>
      <w:r w:rsidR="00B90E9E">
        <w:rPr>
          <w:color w:val="000000"/>
          <w:sz w:val="26"/>
          <w:szCs w:val="26"/>
          <w:lang w:val="en-US"/>
        </w:rPr>
        <w:t>Mạng xã hội cho sinh viên Đại học Cần Thơ</w:t>
      </w:r>
      <w:r>
        <w:rPr>
          <w:sz w:val="26"/>
          <w:szCs w:val="26"/>
        </w:rPr>
        <w:t xml:space="preserve">”. </w:t>
      </w:r>
      <w:r w:rsidR="00B90E9E" w:rsidRPr="00B90E9E">
        <w:rPr>
          <w:color w:val="000000"/>
          <w:sz w:val="26"/>
          <w:szCs w:val="26"/>
        </w:rPr>
        <w:t>Giúp xây dựng một cộng đồng cho sinh viên, giúp sinh viên kết nối, trao đổi, chia sẻ, thông tin liên lạc và lưu trữ tài liệu</w:t>
      </w:r>
      <w:r w:rsidR="00F06AAE">
        <w:rPr>
          <w:color w:val="000000"/>
          <w:sz w:val="26"/>
          <w:szCs w:val="26"/>
          <w:lang w:val="en-US"/>
        </w:rPr>
        <w:t>.</w:t>
      </w:r>
    </w:p>
    <w:p w14:paraId="270B855F" w14:textId="77777777" w:rsid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sidR="00634855">
        <w:rPr>
          <w:sz w:val="26"/>
          <w:szCs w:val="26"/>
        </w:rPr>
        <w:t>.</w:t>
      </w:r>
    </w:p>
    <w:p w14:paraId="00084C0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chia sẻ kinh nghiệm học tập tất cả các môn học, sinh viên có thể tương tác với nhau.</w:t>
      </w:r>
    </w:p>
    <w:p w14:paraId="5958889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tài liệu một các dễ dàng thông qua hệ thống.</w:t>
      </w:r>
    </w:p>
    <w:p w14:paraId="347C2A73"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vật dụng cũ thông qua diễn đàn trao đổi đồ dùng cá nhân.</w:t>
      </w:r>
    </w:p>
    <w:p w14:paraId="1A7543FD"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cho chi hội, đoàn, lớp, giúp kết nối và quản lý các hoạt động một các hiệu quả</w:t>
      </w:r>
    </w:p>
    <w:p w14:paraId="1FBDFBF5" w14:textId="77777777" w:rsidR="00634855"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sidR="00634855">
        <w:rPr>
          <w:sz w:val="26"/>
          <w:szCs w:val="26"/>
        </w:rPr>
        <w:t xml:space="preserve"> </w:t>
      </w:r>
    </w:p>
    <w:p w14:paraId="56779E93"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58" w:name="_35nkun2" w:colFirst="0" w:colLast="0"/>
      <w:bookmarkEnd w:id="58"/>
      <w:r w:rsidRPr="00E7187C">
        <w:rPr>
          <w:rFonts w:ascii="Times New Roman" w:hAnsi="Times New Roman" w:cs="Times New Roman"/>
          <w:b/>
          <w:color w:val="000000" w:themeColor="text1"/>
        </w:rPr>
        <w:t>NỘI DUNG VÀ PHƯƠNG PHÁP NGHIÊN CỨU</w:t>
      </w:r>
    </w:p>
    <w:p w14:paraId="460B4C90" w14:textId="77777777" w:rsidR="00634855" w:rsidRDefault="00634855" w:rsidP="007C0E12">
      <w:pPr>
        <w:numPr>
          <w:ilvl w:val="0"/>
          <w:numId w:val="7"/>
        </w:numPr>
        <w:pBdr>
          <w:top w:val="nil"/>
          <w:left w:val="nil"/>
          <w:bottom w:val="nil"/>
          <w:right w:val="nil"/>
          <w:between w:val="nil"/>
        </w:pBdr>
        <w:spacing w:before="120" w:line="360" w:lineRule="auto"/>
        <w:ind w:left="1080" w:hanging="654"/>
        <w:jc w:val="both"/>
        <w:rPr>
          <w:b/>
          <w:sz w:val="26"/>
          <w:szCs w:val="26"/>
        </w:rPr>
      </w:pPr>
      <w:r>
        <w:rPr>
          <w:b/>
          <w:sz w:val="26"/>
          <w:szCs w:val="26"/>
        </w:rPr>
        <w:t>Nội dung nghiên cứu</w:t>
      </w:r>
    </w:p>
    <w:p w14:paraId="3A84FE04" w14:textId="77777777" w:rsidR="00634855" w:rsidRDefault="00634855" w:rsidP="007C0E12">
      <w:pPr>
        <w:numPr>
          <w:ilvl w:val="0"/>
          <w:numId w:val="22"/>
        </w:numPr>
        <w:pBdr>
          <w:top w:val="nil"/>
          <w:left w:val="nil"/>
          <w:bottom w:val="nil"/>
          <w:right w:val="nil"/>
          <w:between w:val="nil"/>
        </w:pBdr>
        <w:tabs>
          <w:tab w:val="left" w:pos="900"/>
        </w:tabs>
        <w:spacing w:line="360" w:lineRule="auto"/>
        <w:ind w:left="990" w:hanging="270"/>
        <w:jc w:val="both"/>
        <w:rPr>
          <w:sz w:val="26"/>
          <w:szCs w:val="26"/>
        </w:rPr>
      </w:pPr>
      <w:r>
        <w:rPr>
          <w:color w:val="000000"/>
          <w:sz w:val="26"/>
          <w:szCs w:val="26"/>
        </w:rPr>
        <w:t>Tìm hiểu nhu cầu học tập của sinh viên Đại học Cần Thơ</w:t>
      </w:r>
    </w:p>
    <w:p w14:paraId="1B11A0CB"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sz w:val="26"/>
          <w:szCs w:val="26"/>
        </w:rPr>
        <w:t xml:space="preserve">Sinh viên </w:t>
      </w:r>
      <w:r>
        <w:rPr>
          <w:color w:val="000000"/>
          <w:sz w:val="26"/>
          <w:szCs w:val="26"/>
        </w:rPr>
        <w:t>cần tài liệu tham khảo như thế nào?</w:t>
      </w:r>
    </w:p>
    <w:p w14:paraId="0E524E36"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Sinh viên có nhu cầu học tập với hình thức gì?</w:t>
      </w:r>
    </w:p>
    <w:p w14:paraId="068F2584"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Mức độ hay cường độ học tập của sinh viên?</w:t>
      </w:r>
    </w:p>
    <w:p w14:paraId="3C9EFFC3" w14:textId="426F9F14" w:rsidR="00634855" w:rsidRDefault="00634855" w:rsidP="007C0E12">
      <w:pPr>
        <w:numPr>
          <w:ilvl w:val="0"/>
          <w:numId w:val="14"/>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phương pháp học tập hiện tại ở trường</w:t>
      </w:r>
    </w:p>
    <w:p w14:paraId="3AC6A844"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lastRenderedPageBreak/>
        <w:t>Hình thức học theo tín chỉ có giúp cho sinh viên dễ dàng tiếp thu kiến thức hay không?</w:t>
      </w:r>
    </w:p>
    <w:p w14:paraId="72321D08"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t>Thời gian phân bổ có hợp lý hay chưa?</w:t>
      </w:r>
    </w:p>
    <w:p w14:paraId="07909E11" w14:textId="77777777" w:rsidR="00634855" w:rsidRDefault="00634855" w:rsidP="007C0E12">
      <w:pPr>
        <w:numPr>
          <w:ilvl w:val="0"/>
          <w:numId w:val="10"/>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tài liệu hỗ trợ cho sinh viên gồm</w:t>
      </w:r>
    </w:p>
    <w:p w14:paraId="520CA3DA"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kiếm đề thi, tài liệu các môn có liên  quan đến từng nhóm ngành</w:t>
      </w:r>
    </w:p>
    <w:p w14:paraId="49F6CC71"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hiểu cách truyền đạt thông tin từ tài liệu đến sinh viên</w:t>
      </w:r>
    </w:p>
    <w:p w14:paraId="1C0DFA9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công nghê lập trình với Android và hệ quản trị cơ sở dữ liệu SQlite.</w:t>
      </w:r>
    </w:p>
    <w:p w14:paraId="5F546AFE"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Cách tiếp cận vấn đề và phương pháp phân tích yêu cầu cho ứng dụng.</w:t>
      </w:r>
    </w:p>
    <w:p w14:paraId="44998C2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Qui trình xây dựng và phát triển một hệ thống thông tin hoàn thiện.</w:t>
      </w:r>
    </w:p>
    <w:p w14:paraId="51A3AEDB"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Quy trình thiết kế, bảo trì và đảm bảo chất lượng phần mềm.</w:t>
      </w:r>
    </w:p>
    <w:p w14:paraId="0F77E1DA" w14:textId="77777777" w:rsidR="00634855" w:rsidRDefault="00634855" w:rsidP="007C0E12">
      <w:pPr>
        <w:numPr>
          <w:ilvl w:val="0"/>
          <w:numId w:val="8"/>
        </w:numPr>
        <w:pBdr>
          <w:top w:val="nil"/>
          <w:left w:val="nil"/>
          <w:bottom w:val="nil"/>
          <w:right w:val="nil"/>
          <w:between w:val="nil"/>
        </w:pBdr>
        <w:spacing w:before="120" w:line="360" w:lineRule="auto"/>
        <w:ind w:left="851" w:hanging="284"/>
        <w:jc w:val="both"/>
        <w:rPr>
          <w:b/>
          <w:sz w:val="26"/>
          <w:szCs w:val="26"/>
        </w:rPr>
      </w:pPr>
      <w:r>
        <w:rPr>
          <w:b/>
          <w:sz w:val="26"/>
          <w:szCs w:val="26"/>
        </w:rPr>
        <w:t>Phương pháp nghiên cứu</w:t>
      </w:r>
    </w:p>
    <w:p w14:paraId="052016F4" w14:textId="77777777" w:rsidR="00634855" w:rsidRDefault="00634855" w:rsidP="007C0E12">
      <w:pPr>
        <w:pBdr>
          <w:top w:val="nil"/>
          <w:left w:val="nil"/>
          <w:bottom w:val="nil"/>
          <w:right w:val="nil"/>
          <w:between w:val="nil"/>
        </w:pBdr>
        <w:tabs>
          <w:tab w:val="left" w:pos="993"/>
        </w:tabs>
        <w:spacing w:before="120" w:line="360" w:lineRule="auto"/>
        <w:ind w:left="709"/>
        <w:jc w:val="both"/>
        <w:rPr>
          <w:sz w:val="26"/>
          <w:szCs w:val="26"/>
        </w:rPr>
      </w:pPr>
      <w:r>
        <w:rPr>
          <w:sz w:val="26"/>
          <w:szCs w:val="26"/>
        </w:rPr>
        <w:t>Tìm kiếm thông tin trên internet.</w:t>
      </w:r>
    </w:p>
    <w:p w14:paraId="3B1D4F4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Phỏng vấn và khảo  sát thực tế sinh viên, giảng viên khối ngành kỹ thuật Đại học Cần Thơ về ý kiến, tình hình học tập, phương pháp học tập và giảng dạy.</w:t>
      </w:r>
    </w:p>
    <w:p w14:paraId="6E7833C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Tham khảo tài liệu, sách, tạp chí về lĩnh vực nghiên cứu như: ứng dụng Android, ứng dụng hỗ trợ học anh văn, chương trình học của nhóm nhanh kỹ thuật. Sử dụng cách tiếp cận vấn đề và phương pháp phân tích yêu cầu cho ứng dụng</w:t>
      </w:r>
    </w:p>
    <w:p w14:paraId="14686930"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Sử dụng quy trình xây dụng và thiết kế một hệ thống thông tin hoàn thiện</w:t>
      </w:r>
    </w:p>
    <w:p w14:paraId="049819F4" w14:textId="77777777" w:rsidR="00634855" w:rsidRDefault="00634855" w:rsidP="007C0E12">
      <w:pPr>
        <w:numPr>
          <w:ilvl w:val="0"/>
          <w:numId w:val="16"/>
        </w:numPr>
        <w:pBdr>
          <w:top w:val="nil"/>
          <w:left w:val="nil"/>
          <w:bottom w:val="nil"/>
          <w:right w:val="nil"/>
          <w:between w:val="nil"/>
        </w:pBdr>
        <w:spacing w:before="120" w:line="360" w:lineRule="auto"/>
        <w:ind w:left="990" w:hanging="270"/>
        <w:jc w:val="both"/>
        <w:rPr>
          <w:sz w:val="26"/>
          <w:szCs w:val="26"/>
        </w:rPr>
      </w:pPr>
      <w:r>
        <w:rPr>
          <w:color w:val="000000"/>
          <w:sz w:val="26"/>
          <w:szCs w:val="26"/>
        </w:rPr>
        <w:t>Sử dụng quy trình thiết kế, bảo trì và đảm bảo chất lượng phần mềm.</w:t>
      </w:r>
      <w:r>
        <w:rPr>
          <w:sz w:val="26"/>
          <w:szCs w:val="26"/>
        </w:rPr>
        <w:t xml:space="preserve"> </w:t>
      </w:r>
    </w:p>
    <w:p w14:paraId="5A284C01"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59" w:name="_1ksv4uv" w:colFirst="0" w:colLast="0"/>
      <w:bookmarkEnd w:id="59"/>
      <w:r w:rsidRPr="00E7187C">
        <w:rPr>
          <w:rFonts w:ascii="Times New Roman" w:hAnsi="Times New Roman" w:cs="Times New Roman"/>
          <w:b/>
          <w:color w:val="000000" w:themeColor="text1"/>
        </w:rPr>
        <w:t>ĐỐI TƯỢNG VÀ PHẠM VI NGHIÊN CỨU</w:t>
      </w:r>
    </w:p>
    <w:p w14:paraId="56F89C34" w14:textId="77777777" w:rsidR="00634855" w:rsidRDefault="00634855" w:rsidP="007C0E12">
      <w:pPr>
        <w:numPr>
          <w:ilvl w:val="0"/>
          <w:numId w:val="23"/>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Đối tượng nghiên cứu</w:t>
      </w:r>
    </w:p>
    <w:p w14:paraId="1A8D4891" w14:textId="77777777" w:rsidR="00634855"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Chủ nhiệm các chi hội, chi đoàn, ban cán sự lớp, giáo viên cố vấn.</w:t>
      </w:r>
    </w:p>
    <w:p w14:paraId="392595B4"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Quy chế học vụ.</w:t>
      </w:r>
    </w:p>
    <w:p w14:paraId="71ECE89D"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Chương trình đào tạo và lập kế hoạch học tập.</w:t>
      </w:r>
    </w:p>
    <w:p w14:paraId="28A4C127"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Quá trình đăng ký học phần của sinh viên</w:t>
      </w:r>
    </w:p>
    <w:p w14:paraId="5392C138"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lastRenderedPageBreak/>
        <w:t>Thời khóa biểu học tập của sinh viên.</w:t>
      </w:r>
    </w:p>
    <w:p w14:paraId="400B6932"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Cách tìm kiếm tài liệu, kinh nghiệm học tập của sinh viên.</w:t>
      </w:r>
    </w:p>
    <w:p w14:paraId="10CF7391"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trao đổi, học hỏi lẫn nhau của sinh viên.</w:t>
      </w:r>
    </w:p>
    <w:p w14:paraId="01913156" w14:textId="77777777" w:rsid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lưu trữ, quản lý tài liệu sao cho hiệu quả của sinh viên.</w:t>
      </w:r>
    </w:p>
    <w:p w14:paraId="3A1E5170" w14:textId="77777777" w:rsidR="00634855" w:rsidRDefault="00634855" w:rsidP="007C0E12">
      <w:pPr>
        <w:numPr>
          <w:ilvl w:val="0"/>
          <w:numId w:val="17"/>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 xml:space="preserve">Phạm vi nghiên cứu </w:t>
      </w:r>
    </w:p>
    <w:p w14:paraId="3826FB13" w14:textId="77777777" w:rsidR="00BF0A12"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Nghiên cứu xây dựng nền tảng trên website.</w:t>
      </w:r>
    </w:p>
    <w:p w14:paraId="4A7ACE7C"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Thành phần dữ liệu và thành phần xử lý của hệ thống.</w:t>
      </w:r>
    </w:p>
    <w:p w14:paraId="645048EE"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Ngôn ngữ lập trình chính của hệ thống là PHP và Laravel Framework, Lập trình cơ sở dữ liệu.</w:t>
      </w:r>
    </w:p>
    <w:p w14:paraId="770AC326" w14:textId="77777777" w:rsidR="00162E8B" w:rsidRDefault="00631087" w:rsidP="00631087">
      <w:pPr>
        <w:numPr>
          <w:ilvl w:val="0"/>
          <w:numId w:val="18"/>
        </w:numPr>
        <w:pBdr>
          <w:top w:val="nil"/>
          <w:left w:val="nil"/>
          <w:bottom w:val="nil"/>
          <w:right w:val="nil"/>
          <w:between w:val="nil"/>
        </w:pBdr>
        <w:spacing w:line="360" w:lineRule="auto"/>
        <w:ind w:right="105"/>
        <w:jc w:val="both"/>
        <w:rPr>
          <w:sz w:val="26"/>
          <w:szCs w:val="26"/>
          <w:lang w:val="en-US"/>
        </w:rPr>
      </w:pPr>
      <w:r>
        <w:rPr>
          <w:sz w:val="26"/>
          <w:szCs w:val="26"/>
          <w:lang w:val="en-US"/>
        </w:rPr>
        <w:t>Tích hợp với hệ thống quản lý sinh viên Đại học Cần Thơ.</w:t>
      </w:r>
    </w:p>
    <w:p w14:paraId="72ED9033" w14:textId="77777777" w:rsidR="00162E8B" w:rsidRDefault="00162E8B">
      <w:pPr>
        <w:spacing w:after="160" w:line="259" w:lineRule="auto"/>
        <w:rPr>
          <w:sz w:val="26"/>
          <w:szCs w:val="26"/>
          <w:lang w:val="en-US"/>
        </w:rPr>
      </w:pPr>
      <w:r>
        <w:rPr>
          <w:sz w:val="26"/>
          <w:szCs w:val="26"/>
          <w:lang w:val="en-US"/>
        </w:rPr>
        <w:br w:type="page"/>
      </w:r>
    </w:p>
    <w:p w14:paraId="1EC1D70F" w14:textId="77777777" w:rsidR="00162E8B" w:rsidRDefault="00162E8B" w:rsidP="00162E8B">
      <w:pPr>
        <w:pStyle w:val="Heading1"/>
        <w:pBdr>
          <w:top w:val="nil"/>
          <w:left w:val="nil"/>
          <w:bottom w:val="nil"/>
          <w:right w:val="nil"/>
          <w:between w:val="nil"/>
        </w:pBdr>
        <w:spacing w:line="360" w:lineRule="auto"/>
        <w:jc w:val="center"/>
        <w:rPr>
          <w:sz w:val="26"/>
          <w:szCs w:val="26"/>
        </w:rPr>
      </w:pPr>
      <w:r>
        <w:rPr>
          <w:sz w:val="26"/>
          <w:szCs w:val="26"/>
        </w:rPr>
        <w:lastRenderedPageBreak/>
        <w:t>PHẦN 2: NỘI DUNG &amp; KẾT QUẢ NGHIÊN CỨU</w:t>
      </w:r>
    </w:p>
    <w:p w14:paraId="0D642EE6" w14:textId="77777777" w:rsidR="00162E8B" w:rsidRPr="00CD6F97"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bookmarkStart w:id="60" w:name="_z337ya" w:colFirst="0" w:colLast="0"/>
      <w:bookmarkEnd w:id="60"/>
      <w:r w:rsidRPr="00CD6F97">
        <w:rPr>
          <w:rFonts w:ascii="Times New Roman" w:hAnsi="Times New Roman" w:cs="Times New Roman"/>
          <w:b/>
          <w:color w:val="000000" w:themeColor="text1"/>
        </w:rPr>
        <w:t>CHƯƠNG I: NỘI DUNG NGHIÊN CỨU</w:t>
      </w:r>
    </w:p>
    <w:p w14:paraId="5767D5DD" w14:textId="77777777" w:rsidR="00162E8B" w:rsidRPr="002E6178" w:rsidRDefault="00F62207" w:rsidP="00162E8B">
      <w:pPr>
        <w:pStyle w:val="Heading3"/>
        <w:numPr>
          <w:ilvl w:val="0"/>
          <w:numId w:val="24"/>
        </w:numPr>
        <w:pBdr>
          <w:top w:val="nil"/>
          <w:left w:val="nil"/>
          <w:bottom w:val="nil"/>
          <w:right w:val="nil"/>
          <w:between w:val="nil"/>
        </w:pBdr>
        <w:tabs>
          <w:tab w:val="left" w:pos="284"/>
        </w:tabs>
        <w:spacing w:before="0" w:line="360" w:lineRule="auto"/>
        <w:ind w:left="0" w:firstLine="0"/>
        <w:jc w:val="both"/>
        <w:rPr>
          <w:rFonts w:ascii="Times New Roman" w:eastAsia="Times New Roman" w:hAnsi="Times New Roman" w:cs="Times New Roman"/>
          <w:b/>
          <w:color w:val="auto"/>
          <w:sz w:val="26"/>
          <w:szCs w:val="26"/>
        </w:rPr>
      </w:pPr>
      <w:bookmarkStart w:id="61" w:name="_3j2qqm3" w:colFirst="0" w:colLast="0"/>
      <w:bookmarkEnd w:id="61"/>
      <w:r>
        <w:rPr>
          <w:rFonts w:ascii="Times New Roman" w:hAnsi="Times New Roman" w:cs="Times New Roman"/>
          <w:b/>
          <w:color w:val="auto"/>
          <w:sz w:val="26"/>
          <w:szCs w:val="26"/>
          <w:lang w:val="en-US"/>
        </w:rPr>
        <w:t>NỘI DUNG NGHIÊN CỨU CHÍNH</w:t>
      </w:r>
    </w:p>
    <w:p w14:paraId="458474D9" w14:textId="77777777" w:rsidR="00162E8B" w:rsidRDefault="00494F45" w:rsidP="00494F45">
      <w:pPr>
        <w:numPr>
          <w:ilvl w:val="0"/>
          <w:numId w:val="27"/>
        </w:numPr>
        <w:pBdr>
          <w:top w:val="nil"/>
          <w:left w:val="nil"/>
          <w:bottom w:val="nil"/>
          <w:right w:val="nil"/>
          <w:between w:val="nil"/>
        </w:pBdr>
        <w:spacing w:line="360" w:lineRule="auto"/>
        <w:ind w:left="450" w:hanging="450"/>
        <w:jc w:val="both"/>
        <w:rPr>
          <w:sz w:val="26"/>
          <w:szCs w:val="26"/>
        </w:rPr>
      </w:pPr>
      <w:bookmarkStart w:id="62" w:name="_1y810tw" w:colFirst="0" w:colLast="0"/>
      <w:bookmarkStart w:id="63" w:name="_2xcytpi" w:colFirst="0" w:colLast="0"/>
      <w:bookmarkEnd w:id="62"/>
      <w:bookmarkEnd w:id="63"/>
      <w:r w:rsidRPr="00494F45">
        <w:rPr>
          <w:sz w:val="26"/>
          <w:szCs w:val="26"/>
        </w:rPr>
        <w:t>Tìm hiểu nhu cầu trao đổi chia sẻ tài liệu học tập của sinh viên Đại học Cần Thơ</w:t>
      </w:r>
      <w:r w:rsidR="00902B10">
        <w:rPr>
          <w:sz w:val="26"/>
          <w:szCs w:val="26"/>
          <w:lang w:val="en-US"/>
        </w:rPr>
        <w:t>.</w:t>
      </w:r>
    </w:p>
    <w:p w14:paraId="0583827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Nâng cao chất lượng đào tạo và tạo ra môi trường học tập tốt nhất cho sinh viên</w:t>
      </w:r>
      <w:r w:rsidR="00902B10">
        <w:rPr>
          <w:sz w:val="26"/>
          <w:szCs w:val="26"/>
          <w:lang w:val="en-US"/>
        </w:rPr>
        <w:t>.</w:t>
      </w:r>
    </w:p>
    <w:p w14:paraId="2130328C"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Tăng tính tiện lợi của việc trao đổi, chia sẻ tài liệu, kinh nghiệm học tập</w:t>
      </w:r>
      <w:r w:rsidR="00902B10">
        <w:rPr>
          <w:sz w:val="26"/>
          <w:szCs w:val="26"/>
          <w:lang w:val="en-US"/>
        </w:rPr>
        <w:t>.</w:t>
      </w:r>
    </w:p>
    <w:p w14:paraId="510FE43F"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Hỗ trợ lưu trữ lâu dài, tránh mất mát sai lệch, hư hỏng tài liệu</w:t>
      </w:r>
      <w:r w:rsidR="00902B10">
        <w:rPr>
          <w:sz w:val="26"/>
          <w:szCs w:val="26"/>
          <w:lang w:val="en-US"/>
        </w:rPr>
        <w:t>.</w:t>
      </w:r>
    </w:p>
    <w:p w14:paraId="69B43859"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kiếm tài liệu các nhóm ngành kỹ thuật và các tài liệu tiếng anh hỗ trợ cho sinh viên</w:t>
      </w:r>
      <w:r w:rsidR="00902B10">
        <w:rPr>
          <w:sz w:val="26"/>
          <w:szCs w:val="26"/>
          <w:lang w:val="en-US"/>
        </w:rPr>
        <w:t>.</w:t>
      </w:r>
    </w:p>
    <w:p w14:paraId="41E2AB0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hiểu công nghệ lập trình với Laravel framework, cùng một số công nghệ khác có liên quan.</w:t>
      </w:r>
    </w:p>
    <w:p w14:paraId="2FC77585" w14:textId="77777777" w:rsidR="00494F45" w:rsidRPr="00AE1CDD"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Xây dựng CDM cho ứng dụng hỗ trợ kiến thức cho sinh viên nhóm ngành kỹ thuật</w:t>
      </w:r>
      <w:r w:rsidR="00902B10">
        <w:rPr>
          <w:sz w:val="26"/>
          <w:szCs w:val="26"/>
          <w:lang w:val="en-US"/>
        </w:rPr>
        <w:t>.</w:t>
      </w:r>
    </w:p>
    <w:p w14:paraId="11F44A95" w14:textId="77777777" w:rsidR="00162E8B" w:rsidRDefault="00162E8B" w:rsidP="00162E8B">
      <w:pPr>
        <w:numPr>
          <w:ilvl w:val="0"/>
          <w:numId w:val="24"/>
        </w:numPr>
        <w:pBdr>
          <w:top w:val="nil"/>
          <w:left w:val="nil"/>
          <w:bottom w:val="nil"/>
          <w:right w:val="nil"/>
          <w:between w:val="nil"/>
        </w:pBdr>
        <w:spacing w:line="360" w:lineRule="auto"/>
        <w:ind w:left="450" w:hanging="450"/>
        <w:rPr>
          <w:b/>
          <w:sz w:val="26"/>
          <w:szCs w:val="26"/>
        </w:rPr>
      </w:pPr>
      <w:r>
        <w:rPr>
          <w:b/>
          <w:sz w:val="26"/>
          <w:szCs w:val="26"/>
        </w:rPr>
        <w:t>NHỮNG NỘI DUNG KHÁC</w:t>
      </w:r>
    </w:p>
    <w:p w14:paraId="63DDF2B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Tìm hiểu các sản phẩm tương tự hiện có để học hỏi, đồng thời nhận ra những điểm chưa tốt để cải tiến.</w:t>
      </w:r>
    </w:p>
    <w:p w14:paraId="54B66134" w14:textId="7C4372A9" w:rsidR="00E72A36" w:rsidRDefault="00E72A36"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Pr>
          <w:sz w:val="26"/>
          <w:szCs w:val="26"/>
          <w:lang w:val="en-US"/>
        </w:rPr>
        <w:t>Laravel</w:t>
      </w:r>
      <w:r w:rsidR="00162E8B">
        <w:rPr>
          <w:sz w:val="26"/>
          <w:szCs w:val="26"/>
        </w:rPr>
        <w:t xml:space="preserve"> </w:t>
      </w:r>
      <w:r>
        <w:rPr>
          <w:sz w:val="26"/>
          <w:szCs w:val="26"/>
          <w:lang w:val="en-US"/>
        </w:rPr>
        <w:t>phát triển ứng dụng web nhanh chóng</w:t>
      </w:r>
      <w:r w:rsidR="00162E8B">
        <w:rPr>
          <w:sz w:val="26"/>
          <w:szCs w:val="26"/>
        </w:rPr>
        <w:t>, chủ yếu tập trung vào trải nghiệm người dùng.</w:t>
      </w:r>
    </w:p>
    <w:p w14:paraId="73BBDD3B"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w:t>
      </w:r>
      <w:r w:rsidR="00E72A36">
        <w:rPr>
          <w:sz w:val="26"/>
          <w:szCs w:val="26"/>
        </w:rPr>
        <w:t>iếp tục học về lập trình website</w:t>
      </w:r>
      <w:r>
        <w:rPr>
          <w:sz w:val="26"/>
          <w:szCs w:val="26"/>
        </w:rPr>
        <w:t xml:space="preserve">. </w:t>
      </w:r>
    </w:p>
    <w:p w14:paraId="09231C5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sidR="00E72A36">
        <w:rPr>
          <w:sz w:val="26"/>
          <w:szCs w:val="26"/>
          <w:lang w:val="en-US"/>
        </w:rPr>
        <w:t>Visual</w:t>
      </w:r>
      <w:r>
        <w:rPr>
          <w:sz w:val="26"/>
          <w:szCs w:val="26"/>
        </w:rPr>
        <w:t xml:space="preserve"> Studio</w:t>
      </w:r>
      <w:r w:rsidR="00E72A36">
        <w:rPr>
          <w:sz w:val="26"/>
          <w:szCs w:val="26"/>
          <w:lang w:val="en-US"/>
        </w:rPr>
        <w:t xml:space="preserve"> Code</w:t>
      </w:r>
      <w:r>
        <w:rPr>
          <w:sz w:val="26"/>
          <w:szCs w:val="26"/>
        </w:rPr>
        <w:t xml:space="preserve"> làm công cụ lập trình chủ yếu.</w:t>
      </w:r>
    </w:p>
    <w:p w14:paraId="23040669" w14:textId="77777777" w:rsidR="00162E8B" w:rsidRPr="00254EEF" w:rsidRDefault="00162E8B" w:rsidP="0082508A">
      <w:pPr>
        <w:numPr>
          <w:ilvl w:val="0"/>
          <w:numId w:val="29"/>
        </w:numPr>
        <w:pBdr>
          <w:top w:val="nil"/>
          <w:left w:val="nil"/>
          <w:bottom w:val="nil"/>
          <w:right w:val="nil"/>
          <w:between w:val="nil"/>
        </w:pBdr>
        <w:spacing w:line="360" w:lineRule="auto"/>
        <w:ind w:left="446" w:hanging="446"/>
        <w:jc w:val="both"/>
        <w:rPr>
          <w:b/>
          <w:sz w:val="26"/>
          <w:szCs w:val="26"/>
        </w:rPr>
      </w:pPr>
      <w:r>
        <w:rPr>
          <w:sz w:val="26"/>
          <w:szCs w:val="26"/>
        </w:rPr>
        <w:t xml:space="preserve">Sử dụng </w:t>
      </w:r>
      <w:r w:rsidR="00EB771C">
        <w:rPr>
          <w:sz w:val="26"/>
          <w:szCs w:val="26"/>
          <w:lang w:val="en-US"/>
        </w:rPr>
        <w:t>X</w:t>
      </w:r>
      <w:r w:rsidR="00792586">
        <w:rPr>
          <w:sz w:val="26"/>
          <w:szCs w:val="26"/>
          <w:lang w:val="en-US"/>
        </w:rPr>
        <w:t>AMPP</w:t>
      </w:r>
      <w:r w:rsidR="00EB771C">
        <w:rPr>
          <w:sz w:val="26"/>
          <w:szCs w:val="26"/>
          <w:lang w:val="en-US"/>
        </w:rPr>
        <w:t xml:space="preserve"> để làm web server chạy giả lập website trên Browser.</w:t>
      </w:r>
    </w:p>
    <w:p w14:paraId="6C76AFD3" w14:textId="77777777" w:rsidR="00254EEF" w:rsidRDefault="00254EEF">
      <w:pPr>
        <w:spacing w:after="160" w:line="259" w:lineRule="auto"/>
        <w:rPr>
          <w:rFonts w:eastAsiaTheme="majorEastAsia"/>
          <w:b/>
          <w:color w:val="000000" w:themeColor="text1"/>
          <w:sz w:val="26"/>
          <w:szCs w:val="26"/>
        </w:rPr>
      </w:pPr>
      <w:bookmarkStart w:id="64" w:name="_1ci93xb" w:colFirst="0" w:colLast="0"/>
      <w:bookmarkEnd w:id="64"/>
      <w:r>
        <w:rPr>
          <w:b/>
          <w:color w:val="000000" w:themeColor="text1"/>
        </w:rPr>
        <w:br w:type="page"/>
      </w:r>
    </w:p>
    <w:p w14:paraId="20442F02" w14:textId="77777777" w:rsidR="00162E8B" w:rsidRPr="007E5AB8"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r w:rsidRPr="007E5AB8">
        <w:rPr>
          <w:rFonts w:ascii="Times New Roman" w:hAnsi="Times New Roman" w:cs="Times New Roman"/>
          <w:b/>
          <w:color w:val="000000" w:themeColor="text1"/>
        </w:rPr>
        <w:lastRenderedPageBreak/>
        <w:t>CHƯƠNG II: KẾT QUẢ NGHIÊN CỨU</w:t>
      </w:r>
    </w:p>
    <w:p w14:paraId="72CC3538" w14:textId="77777777" w:rsidR="00162E8B" w:rsidRPr="007E5AB8" w:rsidRDefault="00162E8B" w:rsidP="00162E8B">
      <w:pPr>
        <w:pStyle w:val="Heading3"/>
        <w:numPr>
          <w:ilvl w:val="0"/>
          <w:numId w:val="31"/>
        </w:numPr>
        <w:pBdr>
          <w:top w:val="nil"/>
          <w:left w:val="nil"/>
          <w:bottom w:val="nil"/>
          <w:right w:val="nil"/>
          <w:between w:val="nil"/>
        </w:pBdr>
        <w:tabs>
          <w:tab w:val="left" w:pos="426"/>
        </w:tabs>
        <w:spacing w:before="0" w:line="360" w:lineRule="auto"/>
        <w:ind w:hanging="990"/>
        <w:jc w:val="both"/>
        <w:rPr>
          <w:rFonts w:ascii="Times New Roman" w:eastAsia="Times New Roman" w:hAnsi="Times New Roman" w:cs="Times New Roman"/>
          <w:color w:val="000000" w:themeColor="text1"/>
          <w:sz w:val="26"/>
          <w:szCs w:val="26"/>
        </w:rPr>
      </w:pPr>
      <w:bookmarkStart w:id="65" w:name="_3whwml4" w:colFirst="0" w:colLast="0"/>
      <w:bookmarkEnd w:id="65"/>
      <w:r w:rsidRPr="007E5AB8">
        <w:rPr>
          <w:rFonts w:ascii="Times New Roman" w:eastAsia="Times New Roman" w:hAnsi="Times New Roman" w:cs="Times New Roman"/>
          <w:color w:val="000000" w:themeColor="text1"/>
          <w:sz w:val="26"/>
          <w:szCs w:val="26"/>
        </w:rPr>
        <w:t>MÔ TẢ ỨNG DỤNG</w:t>
      </w:r>
    </w:p>
    <w:p w14:paraId="1F2288DA"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Ứng dụng di động hỗ trợ kiến thức cho sinh viên nhóm ngành kỹ thuật Đại học Cần Thơ ra đời nhằm hỗ trợ tích cực trong công tác giáo dục, đổi mới phương pháp học mới và nhất là cải thiện được kết quả học tập cho sinh viên.</w:t>
      </w:r>
    </w:p>
    <w:p w14:paraId="0AE8CF11"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 xml:space="preserve">Ứng dụng bao gồm các chức năng chính như sau: </w:t>
      </w:r>
    </w:p>
    <w:p w14:paraId="205C77AD" w14:textId="77777777" w:rsidR="00162E8B" w:rsidRDefault="00162E8B" w:rsidP="00162E8B">
      <w:pPr>
        <w:numPr>
          <w:ilvl w:val="0"/>
          <w:numId w:val="25"/>
        </w:numPr>
        <w:pBdr>
          <w:top w:val="nil"/>
          <w:left w:val="nil"/>
          <w:bottom w:val="nil"/>
          <w:right w:val="nil"/>
          <w:between w:val="nil"/>
        </w:pBdr>
        <w:tabs>
          <w:tab w:val="left" w:pos="993"/>
        </w:tabs>
        <w:spacing w:before="120" w:line="360" w:lineRule="auto"/>
        <w:ind w:left="0" w:firstLine="709"/>
        <w:jc w:val="both"/>
        <w:rPr>
          <w:sz w:val="26"/>
          <w:szCs w:val="26"/>
        </w:rPr>
      </w:pPr>
      <w:r>
        <w:rPr>
          <w:i/>
          <w:sz w:val="26"/>
          <w:szCs w:val="26"/>
        </w:rPr>
        <w:t>Thi trắc nghiệm trực tuyến:</w:t>
      </w:r>
      <w:r>
        <w:rPr>
          <w:sz w:val="26"/>
          <w:szCs w:val="26"/>
        </w:rPr>
        <w:t xml:space="preserve"> </w:t>
      </w:r>
    </w:p>
    <w:p w14:paraId="1667D9AE"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Chức năng thi trắc nghiệm trực tuyến với các câu hỏi được chọn lọc kỹ càng, gồm các câu hỏi từ chuyên ngành công nghệ thông tin cho đến các câu hỏi ôn tập tiếng anh tổng quá hay theo trình độ, theo kỹ năng.</w:t>
      </w:r>
    </w:p>
    <w:p w14:paraId="291693AC"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Mỗi câu hỏi có một lượng thời gian xác định để sinh viên trả lời. Với mỗi câu trả lời đúng sinh viên sẽ được 10 điểm, số điểm mỗi lượt thi sẽ được xếp hạng với những người thi khác trên hệ thống. Với nguồn tài liệu phong phú, nên mỗi khi sinh viên khi lại một bài ở cùng mức độ, thì đề thi sẽ hoàn toàn khác nhau, điều này làm cho sinh viên có thể học được thêm nhiều hơn, và tăng được hứng thú tìm hiểu trong học tập.</w:t>
      </w:r>
    </w:p>
    <w:p w14:paraId="622BEE72"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Xem, tìm kiếm các tài liệu chuyên ngành:</w:t>
      </w:r>
    </w:p>
    <w:p w14:paraId="4A6777C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Chức năng sẽ hiển thị danh sách cho phép người dùng thực hiện các thao tác: tìm kiếm tài liệu, xem tài liệu và có thể tải về các tài liệu mà họ muốn. Các loại tài liệu có trong ứng dụng:</w:t>
      </w:r>
    </w:p>
    <w:p w14:paraId="7E6A405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đại cương</w:t>
      </w:r>
    </w:p>
    <w:p w14:paraId="4D3334E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chuyên ngành</w:t>
      </w:r>
    </w:p>
    <w:p w14:paraId="40815FF4" w14:textId="77777777" w:rsidR="00162E8B" w:rsidRDefault="00162E8B" w:rsidP="00162E8B">
      <w:pPr>
        <w:numPr>
          <w:ilvl w:val="0"/>
          <w:numId w:val="26"/>
        </w:numPr>
        <w:pBdr>
          <w:top w:val="nil"/>
          <w:left w:val="nil"/>
          <w:bottom w:val="nil"/>
          <w:right w:val="nil"/>
          <w:between w:val="nil"/>
        </w:pBdr>
        <w:tabs>
          <w:tab w:val="left" w:pos="1080"/>
        </w:tabs>
        <w:spacing w:line="360" w:lineRule="auto"/>
        <w:ind w:left="0" w:firstLine="720"/>
        <w:jc w:val="both"/>
        <w:rPr>
          <w:sz w:val="26"/>
          <w:szCs w:val="26"/>
        </w:rPr>
      </w:pPr>
      <w:r>
        <w:rPr>
          <w:sz w:val="26"/>
          <w:szCs w:val="26"/>
        </w:rPr>
        <w:t>Tài liệu ôn tập tiếng anh theo trình độ (A, B, C, TOEIC, IELTS), theo kỹ năng (nghe, nói, đọc, viết)</w:t>
      </w:r>
    </w:p>
    <w:p w14:paraId="3E4AEBE8"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Học qua video:</w:t>
      </w:r>
    </w:p>
    <w:p w14:paraId="5B48FC12"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 xml:space="preserve">Ngoài việc học qua các tài liệu, ôn tập theo hình thức trắc nghiệm, ứng dụng còn  hỗ trợ chức năng học qua video. Với các video gần với giáo trình học, hướng dẫn kĩ càng sẽ giúp các sinh viên có thể tự học ở nhà một cách hiệu quả. Ngoài các bài giảng thông thường, còn có các ví dụ nâng cao và các video trên các trang nổi tiếng như VOA nhằm </w:t>
      </w:r>
      <w:r>
        <w:rPr>
          <w:sz w:val="26"/>
          <w:szCs w:val="26"/>
        </w:rPr>
        <w:lastRenderedPageBreak/>
        <w:t>tạo điều kiện để sinh viên biết thêm nhiều kiến thức mới, không chỉ kiến thức cơ bản mà còn cả các kiến thức nâng cao</w:t>
      </w:r>
    </w:p>
    <w:p w14:paraId="19FB21BF" w14:textId="77777777" w:rsidR="00162E8B" w:rsidRDefault="00162E8B" w:rsidP="00162E8B">
      <w:pPr>
        <w:numPr>
          <w:ilvl w:val="0"/>
          <w:numId w:val="25"/>
        </w:numPr>
        <w:pBdr>
          <w:top w:val="nil"/>
          <w:left w:val="nil"/>
          <w:bottom w:val="nil"/>
          <w:right w:val="nil"/>
          <w:between w:val="nil"/>
        </w:pBdr>
        <w:tabs>
          <w:tab w:val="left" w:pos="993"/>
        </w:tabs>
        <w:spacing w:after="100" w:line="360" w:lineRule="auto"/>
        <w:ind w:left="0" w:firstLine="709"/>
        <w:jc w:val="both"/>
        <w:rPr>
          <w:sz w:val="26"/>
          <w:szCs w:val="26"/>
        </w:rPr>
      </w:pPr>
      <w:r>
        <w:rPr>
          <w:i/>
          <w:sz w:val="26"/>
          <w:szCs w:val="26"/>
        </w:rPr>
        <w:t>Các game hỗ trợ kiến thức:</w:t>
      </w:r>
    </w:p>
    <w:p w14:paraId="524A62BE" w14:textId="77777777" w:rsidR="00162E8B" w:rsidRDefault="00162E8B" w:rsidP="00162E8B">
      <w:pPr>
        <w:numPr>
          <w:ilvl w:val="1"/>
          <w:numId w:val="25"/>
        </w:numPr>
        <w:pBdr>
          <w:top w:val="nil"/>
          <w:left w:val="nil"/>
          <w:bottom w:val="nil"/>
          <w:right w:val="nil"/>
          <w:between w:val="nil"/>
        </w:pBdr>
        <w:tabs>
          <w:tab w:val="left" w:pos="993"/>
        </w:tabs>
        <w:spacing w:after="100" w:line="360" w:lineRule="auto"/>
        <w:jc w:val="both"/>
        <w:rPr>
          <w:sz w:val="26"/>
          <w:szCs w:val="26"/>
        </w:rPr>
      </w:pPr>
      <w:r>
        <w:rPr>
          <w:sz w:val="26"/>
          <w:szCs w:val="26"/>
        </w:rPr>
        <w:t>Game đường đua tri thức</w:t>
      </w:r>
    </w:p>
    <w:p w14:paraId="0ABB025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Game đối kháng đường đua tri thức lấy ý tưởng từ game kinh điển Đuổi hình bắt chữ, người chơi sẽ điền từ vào trong bức hình có sẵn. Tuy nhiên, khác một chút là các từ của game chủ yếu là các từ thiên về tin học hoặc tiếng anh. Ngoài ra, điểm nổi bật của game này chính là người chơi có thể chọn phòng thi đấu với người khác. Nếu cùng một thời gian, nhưng người chơi thứ 1 có đáp án trước thì người chơi thứ 2 sẽ không được có đáp án. Game Đường đua tri thức hứa hẹn sẽ mang đến những trải nghiệm thú vị cho người chơi.</w:t>
      </w:r>
    </w:p>
    <w:p w14:paraId="4356A6D7"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Game bắn bong bóng</w:t>
      </w:r>
    </w:p>
    <w:p w14:paraId="6E4B660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còn nhỏ, chắc hẳn ai cũng thích những chiếc bong bóng bay. Game này được viết mới mục đích là đưa người dùng về với tuổi thơ. Với giao diện đẹp mắt là những chiếc bong bóng bay với nhiều hình ảnh khác nhau và nhiều màu khác nhau, khi người dùng nhập đúng từ của chiếc bong bóng đang được chỉ định thì bong bóng sẽ nổ và chúng ta có điểm.</w:t>
      </w:r>
    </w:p>
    <w:p w14:paraId="5D956E1C"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Các bài luyện tập kỹ năng nghe, nói, đọc, viết với nhiều phương pháp khác nhau:</w:t>
      </w:r>
    </w:p>
    <w:p w14:paraId="48AE0D1A"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nghe</w:t>
      </w:r>
    </w:p>
    <w:p w14:paraId="58396B9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Người dùng sẽ lần lượt được nghe các từ, sau đó sẽ nhập lại. Nếu từ nhập là đúng thì sẽ được cộng điểm, nếu sai thì sẽ bị trừ điểm.</w:t>
      </w:r>
    </w:p>
    <w:p w14:paraId="2DE2900D"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nói</w:t>
      </w:r>
    </w:p>
    <w:p w14:paraId="67BCFBAB" w14:textId="77777777" w:rsidR="00162E8B" w:rsidRDefault="00162E8B" w:rsidP="00162E8B">
      <w:pPr>
        <w:pBdr>
          <w:top w:val="nil"/>
          <w:left w:val="nil"/>
          <w:bottom w:val="nil"/>
          <w:right w:val="nil"/>
          <w:between w:val="nil"/>
        </w:pBdr>
        <w:tabs>
          <w:tab w:val="left" w:pos="993"/>
        </w:tabs>
        <w:spacing w:line="360" w:lineRule="auto"/>
        <w:jc w:val="both"/>
        <w:rPr>
          <w:sz w:val="26"/>
          <w:szCs w:val="26"/>
        </w:rPr>
      </w:pPr>
      <w:r>
        <w:rPr>
          <w:sz w:val="26"/>
          <w:szCs w:val="26"/>
        </w:rPr>
        <w:tab/>
        <w:t>Màn hình sẽ hiện thị một dòng chữ, người dùng đọc theo đó và có thể thực hiện các chức năng như: nghe lại đoạn âm thanh người dùng đã đọc, nghe đoạn âm thanh đọc đúng từ người bản xứ.</w:t>
      </w:r>
    </w:p>
    <w:p w14:paraId="580FAAC2"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đọc</w:t>
      </w:r>
    </w:p>
    <w:p w14:paraId="6C16B3EF"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lastRenderedPageBreak/>
        <w:t>Màn hình sẽ hiển thị một đoạn văn ngắn, người dùng sẽ đọc đoạn văn và lần lượt trả lời các câu trắc nghiệm. Có rất nhiều bài đọc với từng cấp độ khác nhau để người dùng tùy ý chọn lựa.</w:t>
      </w:r>
    </w:p>
    <w:p w14:paraId="3E01C166"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viết</w:t>
      </w:r>
    </w:p>
    <w:p w14:paraId="64653D58"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t>Chắc hẳn mọi người đã quá quen với phần ghép câu trong tiếng anh. Với kỹ năng viết, chúng ta sẽ ghép từng câu để có được một câu hoàn chỉnh. Tương tự như chức năng đọc, chức năng viết cũng có kho dữ liệu vô cùng phong phú nhằm hỗ trợ tốt nhất cho người sử dụng.</w:t>
      </w:r>
    </w:p>
    <w:p w14:paraId="1AEF4A43"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Phòng thảo luận</w:t>
      </w:r>
    </w:p>
    <w:p w14:paraId="6900B864"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có thắc mắc trong việc học, tâm lý chúng ta thường ngại hỏi vì các lý do như: nếu hỏi bạn thì không biết bạn nào sẽ biết, nếu hỏi thầy cô thì lại sợ không dám hỏi. Vì vậy, nhiều khi những kiến thức đó là rất quan trọng nhưng do chúng ta như vậy nên kiến thức bị giảm và khó có thể tiếp thu vấn đề mới.</w:t>
      </w:r>
    </w:p>
    <w:p w14:paraId="5BAEBC2D" w14:textId="77777777" w:rsidR="007E5AB8" w:rsidRDefault="00162E8B" w:rsidP="00162E8B">
      <w:pPr>
        <w:pBdr>
          <w:top w:val="nil"/>
          <w:left w:val="nil"/>
          <w:bottom w:val="nil"/>
          <w:right w:val="nil"/>
          <w:between w:val="nil"/>
        </w:pBdr>
        <w:spacing w:line="360" w:lineRule="auto"/>
        <w:ind w:firstLine="720"/>
        <w:jc w:val="both"/>
        <w:rPr>
          <w:sz w:val="26"/>
          <w:szCs w:val="26"/>
        </w:rPr>
      </w:pPr>
      <w:bookmarkStart w:id="66" w:name="_2bn6wsx" w:colFirst="0" w:colLast="0"/>
      <w:bookmarkEnd w:id="66"/>
      <w:r>
        <w:rPr>
          <w:sz w:val="26"/>
          <w:szCs w:val="26"/>
        </w:rPr>
        <w:t>Với chức năng phòng thảo luận, giờ đây chuyện như vậy sẽ không xảy ra nữa. Khi có thắc mắc, chúng ta cứ việc nhập câu hỏi lên và mọi người sẽ cùng thảo luận để tìm ra cách giải quyết hiệu quả nhất.</w:t>
      </w:r>
    </w:p>
    <w:p w14:paraId="5976011C" w14:textId="77777777" w:rsidR="007E5AB8" w:rsidRDefault="007E5AB8">
      <w:pPr>
        <w:spacing w:after="160" w:line="259" w:lineRule="auto"/>
        <w:rPr>
          <w:sz w:val="26"/>
          <w:szCs w:val="26"/>
        </w:rPr>
      </w:pPr>
      <w:r>
        <w:rPr>
          <w:sz w:val="26"/>
          <w:szCs w:val="26"/>
        </w:rPr>
        <w:br w:type="page"/>
      </w:r>
    </w:p>
    <w:p w14:paraId="1F156531" w14:textId="77777777" w:rsidR="007E5AB8" w:rsidRPr="007E5AB8" w:rsidRDefault="007E5AB8" w:rsidP="007E5AB8">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7E5AB8">
        <w:rPr>
          <w:rFonts w:ascii="Times New Roman" w:eastAsia="Times New Roman" w:hAnsi="Times New Roman" w:cs="Times New Roman"/>
          <w:color w:val="000000" w:themeColor="text1"/>
          <w:sz w:val="26"/>
          <w:szCs w:val="26"/>
        </w:rPr>
        <w:lastRenderedPageBreak/>
        <w:t>II. PHÂN TÍCH HỆ THỐNG</w:t>
      </w:r>
    </w:p>
    <w:p w14:paraId="12D7D05C" w14:textId="77777777" w:rsidR="007E5AB8" w:rsidRPr="007E5AB8"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67" w:name="_3as4poj" w:colFirst="0" w:colLast="0"/>
      <w:bookmarkEnd w:id="67"/>
      <w:r w:rsidRPr="007E5AB8">
        <w:rPr>
          <w:rFonts w:ascii="Times New Roman" w:eastAsia="Times New Roman" w:hAnsi="Times New Roman" w:cs="Times New Roman"/>
          <w:color w:val="000000" w:themeColor="text1"/>
        </w:rPr>
        <w:t>II.1 Mô hình CDM</w:t>
      </w:r>
    </w:p>
    <w:p w14:paraId="7C611ECD" w14:textId="77777777" w:rsidR="007E5AB8" w:rsidRDefault="007E5AB8" w:rsidP="007E5AB8">
      <w:pPr>
        <w:pBdr>
          <w:top w:val="nil"/>
          <w:left w:val="nil"/>
          <w:bottom w:val="nil"/>
          <w:right w:val="nil"/>
          <w:between w:val="nil"/>
        </w:pBdr>
      </w:pPr>
      <w:r w:rsidRPr="00A82130">
        <w:rPr>
          <w:noProof/>
          <w:lang w:val="en-US"/>
        </w:rPr>
        <w:drawing>
          <wp:inline distT="0" distB="0" distL="0" distR="0" wp14:anchorId="79020B51" wp14:editId="5E790AB9">
            <wp:extent cx="8001000" cy="5895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24327" cy="5913153"/>
                    </a:xfrm>
                    <a:prstGeom prst="rect">
                      <a:avLst/>
                    </a:prstGeom>
                    <a:noFill/>
                    <a:ln>
                      <a:noFill/>
                    </a:ln>
                  </pic:spPr>
                </pic:pic>
              </a:graphicData>
            </a:graphic>
          </wp:inline>
        </w:drawing>
      </w:r>
    </w:p>
    <w:p w14:paraId="34E7A652" w14:textId="77777777" w:rsidR="007E5AB8" w:rsidRDefault="007E5AB8" w:rsidP="007E5AB8">
      <w:pPr>
        <w:pBdr>
          <w:top w:val="nil"/>
          <w:left w:val="nil"/>
          <w:bottom w:val="nil"/>
          <w:right w:val="nil"/>
          <w:between w:val="nil"/>
        </w:pBdr>
        <w:tabs>
          <w:tab w:val="left" w:pos="7088"/>
        </w:tabs>
        <w:spacing w:before="120" w:line="360" w:lineRule="auto"/>
        <w:ind w:firstLine="288"/>
        <w:jc w:val="center"/>
        <w:rPr>
          <w:i/>
          <w:sz w:val="26"/>
          <w:szCs w:val="26"/>
        </w:rPr>
      </w:pPr>
      <w:bookmarkStart w:id="68" w:name="_1pxezwc" w:colFirst="0" w:colLast="0"/>
      <w:bookmarkEnd w:id="68"/>
      <w:r>
        <w:rPr>
          <w:i/>
          <w:sz w:val="26"/>
          <w:szCs w:val="26"/>
        </w:rPr>
        <w:t>Hình 1: Mô hình CDM của ứng dụng</w:t>
      </w:r>
    </w:p>
    <w:p w14:paraId="35E45767" w14:textId="77777777" w:rsidR="007E5AB8" w:rsidRPr="00AC10EF"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69" w:name="_49x2ik5" w:colFirst="0" w:colLast="0"/>
      <w:bookmarkEnd w:id="69"/>
      <w:r w:rsidRPr="00AC10EF">
        <w:rPr>
          <w:rFonts w:ascii="Times New Roman" w:eastAsia="Times New Roman" w:hAnsi="Times New Roman" w:cs="Times New Roman"/>
          <w:color w:val="000000" w:themeColor="text1"/>
        </w:rPr>
        <w:t>II.2. Mô hình PDM</w:t>
      </w:r>
    </w:p>
    <w:p w14:paraId="13F9EC6D" w14:textId="77777777" w:rsidR="007E5AB8" w:rsidRPr="002A056A" w:rsidRDefault="007E5AB8" w:rsidP="007E5AB8">
      <w:pPr>
        <w:pBdr>
          <w:top w:val="nil"/>
          <w:left w:val="nil"/>
          <w:bottom w:val="nil"/>
          <w:right w:val="nil"/>
          <w:between w:val="nil"/>
        </w:pBdr>
        <w:spacing w:line="360" w:lineRule="auto"/>
        <w:ind w:firstLine="709"/>
        <w:jc w:val="both"/>
        <w:rPr>
          <w:sz w:val="26"/>
          <w:szCs w:val="26"/>
          <w:lang w:val="en-US"/>
        </w:rPr>
      </w:pPr>
      <w:r>
        <w:rPr>
          <w:sz w:val="26"/>
          <w:szCs w:val="26"/>
        </w:rPr>
        <w:t xml:space="preserve">Mô hình PDM </w:t>
      </w:r>
      <w:r w:rsidR="002A056A">
        <w:rPr>
          <w:sz w:val="26"/>
          <w:szCs w:val="26"/>
          <w:lang w:val="en-US"/>
        </w:rPr>
        <w:t>Mạng xã hội cho sinh viên Đại học Cần Thơ</w:t>
      </w:r>
    </w:p>
    <w:p w14:paraId="75EFDB8D" w14:textId="77777777" w:rsidR="002A056A" w:rsidRPr="00AC48C2" w:rsidRDefault="002A056A" w:rsidP="002A056A">
      <w:pPr>
        <w:ind w:left="720"/>
        <w:rPr>
          <w:b/>
          <w:sz w:val="28"/>
        </w:rPr>
      </w:pPr>
      <w:bookmarkStart w:id="70" w:name="_Hlk51831491"/>
      <w:r w:rsidRPr="00AC48C2">
        <w:rPr>
          <w:b/>
          <w:sz w:val="28"/>
        </w:rPr>
        <w:t>files(</w:t>
      </w:r>
      <w:r w:rsidRPr="00AC48C2">
        <w:rPr>
          <w:b/>
          <w:i/>
          <w:iCs/>
          <w:sz w:val="28"/>
        </w:rPr>
        <w:t>#f_id</w:t>
      </w:r>
      <w:r w:rsidRPr="00AC48C2">
        <w:rPr>
          <w:bCs/>
          <w:sz w:val="28"/>
        </w:rPr>
        <w:t>,f_name,f_size,f_path,f_created,f_updated,f_deleted</w:t>
      </w:r>
      <w:r w:rsidRPr="00AC48C2">
        <w:rPr>
          <w:b/>
          <w:i/>
          <w:iCs/>
          <w:sz w:val="28"/>
        </w:rPr>
        <w:t>,#fo_id</w:t>
      </w:r>
      <w:r w:rsidRPr="00AC48C2">
        <w:rPr>
          <w:b/>
          <w:sz w:val="28"/>
        </w:rPr>
        <w:t xml:space="preserve"> )</w:t>
      </w:r>
    </w:p>
    <w:p w14:paraId="0DC694C8" w14:textId="77777777" w:rsidR="002A056A" w:rsidRPr="00AC48C2" w:rsidRDefault="002A056A" w:rsidP="002A056A">
      <w:pPr>
        <w:ind w:left="720"/>
        <w:rPr>
          <w:bCs/>
          <w:sz w:val="28"/>
        </w:rPr>
      </w:pPr>
      <w:r w:rsidRPr="00AC48C2">
        <w:rPr>
          <w:b/>
          <w:sz w:val="28"/>
        </w:rPr>
        <w:t>folders</w:t>
      </w:r>
      <w:r w:rsidRPr="00AC48C2">
        <w:rPr>
          <w:b/>
          <w:i/>
          <w:iCs/>
          <w:sz w:val="28"/>
        </w:rPr>
        <w:t>(#fo_id</w:t>
      </w:r>
      <w:r w:rsidRPr="00AC48C2">
        <w:rPr>
          <w:b/>
          <w:sz w:val="28"/>
        </w:rPr>
        <w:t>,</w:t>
      </w:r>
      <w:r w:rsidRPr="00AC48C2">
        <w:rPr>
          <w:bCs/>
          <w:sz w:val="28"/>
        </w:rPr>
        <w:t>fo_slug,fo_name,fo_permission</w:t>
      </w:r>
      <w:r w:rsidRPr="00AC48C2">
        <w:rPr>
          <w:b/>
          <w:i/>
          <w:iCs/>
          <w:sz w:val="28"/>
        </w:rPr>
        <w:t>,#sub_id,#stu_id</w:t>
      </w:r>
      <w:r w:rsidRPr="00AC48C2">
        <w:rPr>
          <w:bCs/>
          <w:sz w:val="28"/>
        </w:rPr>
        <w:t>)</w:t>
      </w:r>
    </w:p>
    <w:p w14:paraId="16466725" w14:textId="77777777" w:rsidR="002A056A" w:rsidRPr="00AC48C2" w:rsidRDefault="002A056A" w:rsidP="002A056A">
      <w:pPr>
        <w:ind w:left="720"/>
        <w:rPr>
          <w:b/>
          <w:sz w:val="28"/>
        </w:rPr>
      </w:pPr>
      <w:r w:rsidRPr="00AC48C2">
        <w:rPr>
          <w:b/>
          <w:sz w:val="28"/>
        </w:rPr>
        <w:t>academies(</w:t>
      </w:r>
      <w:r w:rsidRPr="00AC48C2">
        <w:rPr>
          <w:b/>
          <w:i/>
          <w:iCs/>
          <w:sz w:val="28"/>
        </w:rPr>
        <w:t>#academy_id</w:t>
      </w:r>
      <w:r w:rsidRPr="00AC48C2">
        <w:rPr>
          <w:b/>
          <w:sz w:val="28"/>
        </w:rPr>
        <w:t>,</w:t>
      </w:r>
      <w:r w:rsidRPr="00AC48C2">
        <w:rPr>
          <w:bCs/>
          <w:sz w:val="28"/>
        </w:rPr>
        <w:t>academy_name</w:t>
      </w:r>
      <w:r w:rsidRPr="00AC48C2">
        <w:rPr>
          <w:b/>
          <w:sz w:val="28"/>
        </w:rPr>
        <w:t>)</w:t>
      </w:r>
    </w:p>
    <w:p w14:paraId="25EFA98B" w14:textId="77777777" w:rsidR="002A056A" w:rsidRPr="00AC48C2" w:rsidRDefault="002A056A" w:rsidP="002A056A">
      <w:pPr>
        <w:ind w:left="720"/>
        <w:rPr>
          <w:b/>
          <w:sz w:val="28"/>
        </w:rPr>
      </w:pPr>
      <w:r w:rsidRPr="00AC48C2">
        <w:rPr>
          <w:b/>
          <w:sz w:val="28"/>
        </w:rPr>
        <w:t>majors(#</w:t>
      </w:r>
      <w:r w:rsidRPr="00AC48C2">
        <w:rPr>
          <w:b/>
          <w:i/>
          <w:iCs/>
          <w:sz w:val="28"/>
        </w:rPr>
        <w:t>major_id,</w:t>
      </w:r>
      <w:r w:rsidRPr="00AC48C2">
        <w:rPr>
          <w:bCs/>
          <w:sz w:val="28"/>
        </w:rPr>
        <w:t>major_name</w:t>
      </w:r>
      <w:r w:rsidRPr="00AC48C2">
        <w:rPr>
          <w:b/>
          <w:i/>
          <w:iCs/>
          <w:sz w:val="28"/>
        </w:rPr>
        <w:t>,#academy_id</w:t>
      </w:r>
      <w:r w:rsidRPr="00AC48C2">
        <w:rPr>
          <w:b/>
          <w:sz w:val="28"/>
        </w:rPr>
        <w:t>)</w:t>
      </w:r>
    </w:p>
    <w:p w14:paraId="76480EB0" w14:textId="77777777" w:rsidR="002A056A" w:rsidRPr="00AC48C2" w:rsidRDefault="002A056A" w:rsidP="002A056A">
      <w:pPr>
        <w:ind w:left="720"/>
        <w:rPr>
          <w:b/>
          <w:sz w:val="28"/>
        </w:rPr>
      </w:pPr>
      <w:r w:rsidRPr="00AC48C2">
        <w:rPr>
          <w:b/>
          <w:sz w:val="28"/>
        </w:rPr>
        <w:lastRenderedPageBreak/>
        <w:t>youth_branchs</w:t>
      </w:r>
      <w:r w:rsidRPr="00AC48C2">
        <w:rPr>
          <w:b/>
          <w:i/>
          <w:iCs/>
          <w:sz w:val="28"/>
        </w:rPr>
        <w:t>(#yb_id,</w:t>
      </w:r>
      <w:r w:rsidRPr="00AC48C2">
        <w:rPr>
          <w:bCs/>
          <w:sz w:val="28"/>
        </w:rPr>
        <w:t>yb_name</w:t>
      </w:r>
      <w:r w:rsidRPr="00AC48C2">
        <w:rPr>
          <w:b/>
          <w:i/>
          <w:iCs/>
          <w:sz w:val="28"/>
        </w:rPr>
        <w:t>,#major_id,#course_id</w:t>
      </w:r>
      <w:r w:rsidRPr="00AC48C2">
        <w:rPr>
          <w:b/>
          <w:sz w:val="28"/>
        </w:rPr>
        <w:t>)</w:t>
      </w:r>
    </w:p>
    <w:p w14:paraId="456863EF" w14:textId="77777777" w:rsidR="002A056A" w:rsidRPr="00AC48C2" w:rsidRDefault="002A056A" w:rsidP="002A056A">
      <w:pPr>
        <w:ind w:left="720"/>
        <w:rPr>
          <w:b/>
          <w:sz w:val="28"/>
        </w:rPr>
      </w:pPr>
      <w:r w:rsidRPr="00AC48C2">
        <w:rPr>
          <w:b/>
          <w:sz w:val="28"/>
        </w:rPr>
        <w:t>courses</w:t>
      </w:r>
      <w:r w:rsidRPr="00AC48C2">
        <w:rPr>
          <w:b/>
          <w:i/>
          <w:iCs/>
          <w:sz w:val="28"/>
        </w:rPr>
        <w:t>(#course_id</w:t>
      </w:r>
      <w:r w:rsidRPr="00AC48C2">
        <w:rPr>
          <w:b/>
          <w:sz w:val="28"/>
        </w:rPr>
        <w:t>,</w:t>
      </w:r>
      <w:r w:rsidRPr="00AC48C2">
        <w:rPr>
          <w:bCs/>
          <w:sz w:val="28"/>
        </w:rPr>
        <w:t>course_name</w:t>
      </w:r>
      <w:r w:rsidRPr="00AC48C2">
        <w:rPr>
          <w:b/>
          <w:sz w:val="28"/>
        </w:rPr>
        <w:t>)</w:t>
      </w:r>
    </w:p>
    <w:p w14:paraId="50CE942D" w14:textId="77777777" w:rsidR="002A056A" w:rsidRPr="00AC48C2" w:rsidRDefault="002A056A" w:rsidP="002A056A">
      <w:pPr>
        <w:ind w:left="720"/>
        <w:rPr>
          <w:b/>
          <w:sz w:val="28"/>
        </w:rPr>
      </w:pPr>
      <w:r w:rsidRPr="00AC48C2">
        <w:rPr>
          <w:b/>
          <w:sz w:val="28"/>
        </w:rPr>
        <w:t>semesters</w:t>
      </w:r>
      <w:r w:rsidRPr="00AC48C2">
        <w:rPr>
          <w:b/>
          <w:i/>
          <w:iCs/>
          <w:sz w:val="28"/>
        </w:rPr>
        <w:t>(#semester_id</w:t>
      </w:r>
      <w:r w:rsidRPr="00AC48C2">
        <w:rPr>
          <w:b/>
          <w:sz w:val="28"/>
        </w:rPr>
        <w:t>,</w:t>
      </w:r>
      <w:r w:rsidRPr="00AC48C2">
        <w:rPr>
          <w:bCs/>
          <w:sz w:val="28"/>
        </w:rPr>
        <w:t>semester_name</w:t>
      </w:r>
      <w:r w:rsidRPr="00AC48C2">
        <w:rPr>
          <w:b/>
          <w:sz w:val="28"/>
        </w:rPr>
        <w:t>)</w:t>
      </w:r>
    </w:p>
    <w:p w14:paraId="20175FB6" w14:textId="77777777" w:rsidR="002A056A" w:rsidRPr="00AC48C2" w:rsidRDefault="002A056A" w:rsidP="002A056A">
      <w:pPr>
        <w:ind w:left="720"/>
        <w:rPr>
          <w:b/>
          <w:sz w:val="28"/>
        </w:rPr>
      </w:pPr>
      <w:r w:rsidRPr="00AC48C2">
        <w:rPr>
          <w:b/>
          <w:sz w:val="28"/>
        </w:rPr>
        <w:t>school_years</w:t>
      </w:r>
      <w:r w:rsidRPr="00AC48C2">
        <w:rPr>
          <w:b/>
          <w:i/>
          <w:iCs/>
          <w:sz w:val="28"/>
        </w:rPr>
        <w:t>(#school_year_id</w:t>
      </w:r>
      <w:r w:rsidRPr="00AC48C2">
        <w:rPr>
          <w:b/>
          <w:sz w:val="28"/>
        </w:rPr>
        <w:t>,</w:t>
      </w:r>
      <w:r w:rsidRPr="00AC48C2">
        <w:rPr>
          <w:bCs/>
          <w:sz w:val="28"/>
        </w:rPr>
        <w:t>school_year_name</w:t>
      </w:r>
      <w:r w:rsidRPr="00AC48C2">
        <w:rPr>
          <w:b/>
          <w:sz w:val="28"/>
        </w:rPr>
        <w:t>)</w:t>
      </w:r>
    </w:p>
    <w:p w14:paraId="3BBF8908" w14:textId="77777777" w:rsidR="002A056A" w:rsidRPr="00AC48C2" w:rsidRDefault="002A056A" w:rsidP="002A056A">
      <w:pPr>
        <w:ind w:left="720"/>
        <w:rPr>
          <w:b/>
          <w:sz w:val="28"/>
        </w:rPr>
      </w:pPr>
      <w:r w:rsidRPr="00AC48C2">
        <w:rPr>
          <w:b/>
          <w:sz w:val="28"/>
        </w:rPr>
        <w:t>year_semesters</w:t>
      </w:r>
      <w:r w:rsidRPr="00AC48C2">
        <w:rPr>
          <w:b/>
          <w:i/>
          <w:iCs/>
          <w:sz w:val="28"/>
        </w:rPr>
        <w:t>(#semester_id,#school_year_id</w:t>
      </w:r>
      <w:r w:rsidRPr="00AC48C2">
        <w:rPr>
          <w:b/>
          <w:sz w:val="28"/>
        </w:rPr>
        <w:t>)</w:t>
      </w:r>
    </w:p>
    <w:p w14:paraId="3DF8CF6C" w14:textId="77777777" w:rsidR="002A056A" w:rsidRPr="00AC48C2" w:rsidRDefault="002A056A" w:rsidP="002A056A">
      <w:pPr>
        <w:ind w:left="720"/>
        <w:rPr>
          <w:b/>
          <w:sz w:val="28"/>
        </w:rPr>
      </w:pPr>
      <w:r w:rsidRPr="00AC48C2">
        <w:rPr>
          <w:b/>
          <w:sz w:val="28"/>
        </w:rPr>
        <w:t>subjects(</w:t>
      </w:r>
      <w:r w:rsidRPr="00AC48C2">
        <w:rPr>
          <w:b/>
          <w:i/>
          <w:iCs/>
          <w:sz w:val="28"/>
        </w:rPr>
        <w:t>#sub_id,</w:t>
      </w:r>
      <w:r w:rsidRPr="00AC48C2">
        <w:rPr>
          <w:bCs/>
          <w:sz w:val="28"/>
        </w:rPr>
        <w:t>sub_code,sub_name</w:t>
      </w:r>
      <w:r w:rsidRPr="00AC48C2">
        <w:rPr>
          <w:b/>
          <w:i/>
          <w:iCs/>
          <w:sz w:val="28"/>
        </w:rPr>
        <w:t>, #semester_id,#school_year_id</w:t>
      </w:r>
      <w:r w:rsidRPr="00AC48C2">
        <w:rPr>
          <w:b/>
          <w:sz w:val="28"/>
        </w:rPr>
        <w:t>)</w:t>
      </w:r>
    </w:p>
    <w:p w14:paraId="0D3A4212" w14:textId="77777777" w:rsidR="002A056A" w:rsidRPr="00AC48C2" w:rsidRDefault="002A056A" w:rsidP="002A056A">
      <w:pPr>
        <w:ind w:left="720"/>
        <w:rPr>
          <w:b/>
          <w:sz w:val="28"/>
        </w:rPr>
      </w:pPr>
      <w:r w:rsidRPr="00AC48C2">
        <w:rPr>
          <w:b/>
          <w:sz w:val="28"/>
        </w:rPr>
        <w:t>reports</w:t>
      </w:r>
      <w:r w:rsidRPr="00AC48C2">
        <w:rPr>
          <w:b/>
          <w:i/>
          <w:iCs/>
          <w:sz w:val="28"/>
        </w:rPr>
        <w:t>(#r_id,#stu_id,#com_id</w:t>
      </w:r>
      <w:r w:rsidRPr="00AC48C2">
        <w:rPr>
          <w:b/>
          <w:sz w:val="28"/>
        </w:rPr>
        <w:t>)</w:t>
      </w:r>
    </w:p>
    <w:p w14:paraId="0F056C3B" w14:textId="77777777" w:rsidR="002A056A" w:rsidRPr="00AC48C2" w:rsidRDefault="002A056A" w:rsidP="002A056A">
      <w:pPr>
        <w:ind w:left="720"/>
        <w:rPr>
          <w:b/>
          <w:sz w:val="28"/>
        </w:rPr>
      </w:pPr>
      <w:r w:rsidRPr="00AC48C2">
        <w:rPr>
          <w:b/>
          <w:sz w:val="28"/>
        </w:rPr>
        <w:t>reasons_report(</w:t>
      </w:r>
      <w:r w:rsidRPr="00AC48C2">
        <w:rPr>
          <w:b/>
          <w:i/>
          <w:iCs/>
          <w:sz w:val="28"/>
        </w:rPr>
        <w:t>#r_id,#stu_id,#com_id,#reason_id</w:t>
      </w:r>
      <w:r w:rsidRPr="00AC48C2">
        <w:rPr>
          <w:b/>
          <w:sz w:val="28"/>
        </w:rPr>
        <w:t>)</w:t>
      </w:r>
    </w:p>
    <w:p w14:paraId="5E15D60B" w14:textId="77777777" w:rsidR="002A056A" w:rsidRPr="00AC48C2" w:rsidRDefault="002A056A" w:rsidP="002A056A">
      <w:pPr>
        <w:ind w:left="720"/>
        <w:rPr>
          <w:b/>
          <w:sz w:val="28"/>
        </w:rPr>
      </w:pPr>
      <w:r w:rsidRPr="00AC48C2">
        <w:rPr>
          <w:b/>
          <w:sz w:val="28"/>
        </w:rPr>
        <w:t>reasons(</w:t>
      </w:r>
      <w:r w:rsidRPr="00AC48C2">
        <w:rPr>
          <w:b/>
          <w:i/>
          <w:iCs/>
          <w:sz w:val="28"/>
        </w:rPr>
        <w:t>#reason_id</w:t>
      </w:r>
      <w:r w:rsidRPr="00AC48C2">
        <w:rPr>
          <w:b/>
          <w:sz w:val="28"/>
        </w:rPr>
        <w:t>,</w:t>
      </w:r>
      <w:r w:rsidRPr="00AC48C2">
        <w:rPr>
          <w:bCs/>
          <w:sz w:val="28"/>
        </w:rPr>
        <w:t>reason_content</w:t>
      </w:r>
      <w:r w:rsidRPr="00AC48C2">
        <w:rPr>
          <w:b/>
          <w:sz w:val="28"/>
        </w:rPr>
        <w:t>)</w:t>
      </w:r>
    </w:p>
    <w:p w14:paraId="06C15032" w14:textId="77777777" w:rsidR="002A056A" w:rsidRPr="00AC48C2" w:rsidRDefault="002A056A" w:rsidP="002A056A">
      <w:pPr>
        <w:ind w:left="720"/>
        <w:rPr>
          <w:b/>
          <w:sz w:val="28"/>
        </w:rPr>
      </w:pPr>
      <w:r w:rsidRPr="00AC48C2">
        <w:rPr>
          <w:b/>
          <w:sz w:val="28"/>
        </w:rPr>
        <w:t>favourites(</w:t>
      </w:r>
      <w:r w:rsidRPr="00AC48C2">
        <w:rPr>
          <w:b/>
          <w:i/>
          <w:iCs/>
          <w:sz w:val="28"/>
        </w:rPr>
        <w:t>#fo_id,#stu_id</w:t>
      </w:r>
      <w:r w:rsidRPr="00AC48C2">
        <w:rPr>
          <w:b/>
          <w:sz w:val="28"/>
        </w:rPr>
        <w:t>)</w:t>
      </w:r>
    </w:p>
    <w:p w14:paraId="412E4CBB" w14:textId="77777777" w:rsidR="002A056A" w:rsidRPr="00AC48C2" w:rsidRDefault="002A056A" w:rsidP="002A056A">
      <w:pPr>
        <w:ind w:left="720"/>
        <w:rPr>
          <w:b/>
          <w:sz w:val="28"/>
        </w:rPr>
      </w:pPr>
      <w:r w:rsidRPr="00AC48C2">
        <w:rPr>
          <w:b/>
          <w:sz w:val="28"/>
        </w:rPr>
        <w:t>notifications(</w:t>
      </w:r>
      <w:r w:rsidRPr="00AC48C2">
        <w:rPr>
          <w:b/>
          <w:i/>
          <w:iCs/>
          <w:sz w:val="28"/>
        </w:rPr>
        <w:t>#noti_id,</w:t>
      </w:r>
      <w:r w:rsidRPr="00AC48C2">
        <w:rPr>
          <w:bCs/>
          <w:sz w:val="28"/>
        </w:rPr>
        <w:t>noti_content,noti_status,noti_created</w:t>
      </w:r>
      <w:r w:rsidRPr="00AC48C2">
        <w:rPr>
          <w:b/>
          <w:i/>
          <w:iCs/>
          <w:sz w:val="28"/>
        </w:rPr>
        <w:t>,#stu_id</w:t>
      </w:r>
      <w:r w:rsidRPr="00AC48C2">
        <w:rPr>
          <w:b/>
          <w:sz w:val="28"/>
        </w:rPr>
        <w:t>)</w:t>
      </w:r>
    </w:p>
    <w:p w14:paraId="28426F1D" w14:textId="77777777" w:rsidR="002A056A" w:rsidRPr="00AC48C2" w:rsidRDefault="002A056A" w:rsidP="002A056A">
      <w:pPr>
        <w:ind w:left="720"/>
        <w:rPr>
          <w:bCs/>
          <w:sz w:val="28"/>
        </w:rPr>
      </w:pPr>
      <w:r w:rsidRPr="00AC48C2">
        <w:rPr>
          <w:b/>
          <w:sz w:val="28"/>
        </w:rPr>
        <w:t>students(</w:t>
      </w:r>
      <w:r w:rsidRPr="00AC48C2">
        <w:rPr>
          <w:b/>
          <w:i/>
          <w:iCs/>
          <w:sz w:val="28"/>
        </w:rPr>
        <w:t>#stu_id</w:t>
      </w:r>
      <w:r w:rsidRPr="00AC48C2">
        <w:rPr>
          <w:b/>
          <w:sz w:val="28"/>
        </w:rPr>
        <w:t>,</w:t>
      </w:r>
      <w:r w:rsidRPr="00AC48C2">
        <w:rPr>
          <w:bCs/>
          <w:sz w:val="28"/>
        </w:rPr>
        <w:t>stu_username,stu_password,stu_token,stu_avatar,</w:t>
      </w:r>
    </w:p>
    <w:p w14:paraId="17AD6276" w14:textId="77777777" w:rsidR="002A056A" w:rsidRPr="00AC48C2" w:rsidRDefault="002A056A" w:rsidP="002A056A">
      <w:pPr>
        <w:ind w:left="720"/>
        <w:rPr>
          <w:b/>
          <w:sz w:val="28"/>
        </w:rPr>
      </w:pPr>
      <w:r w:rsidRPr="00AC48C2">
        <w:rPr>
          <w:bCs/>
          <w:sz w:val="28"/>
        </w:rPr>
        <w:t>stu_name,stu_birth,stu_code,stu_address,stu_gmail</w:t>
      </w:r>
      <w:r w:rsidRPr="00AC48C2">
        <w:rPr>
          <w:b/>
          <w:sz w:val="28"/>
        </w:rPr>
        <w:t>,</w:t>
      </w:r>
      <w:r w:rsidRPr="00AC48C2">
        <w:rPr>
          <w:b/>
          <w:i/>
          <w:iCs/>
          <w:sz w:val="28"/>
        </w:rPr>
        <w:t>#yb_id</w:t>
      </w:r>
      <w:r w:rsidRPr="00AC48C2">
        <w:rPr>
          <w:b/>
          <w:sz w:val="28"/>
        </w:rPr>
        <w:t>)</w:t>
      </w:r>
    </w:p>
    <w:p w14:paraId="71A701CF" w14:textId="77777777" w:rsidR="002A056A" w:rsidRPr="00AC48C2" w:rsidRDefault="002A056A" w:rsidP="002A056A">
      <w:pPr>
        <w:ind w:left="720"/>
        <w:rPr>
          <w:b/>
          <w:i/>
          <w:iCs/>
          <w:sz w:val="28"/>
        </w:rPr>
      </w:pPr>
      <w:r w:rsidRPr="00AC48C2">
        <w:rPr>
          <w:b/>
          <w:sz w:val="28"/>
        </w:rPr>
        <w:t>posts(</w:t>
      </w:r>
      <w:r w:rsidRPr="00AC48C2">
        <w:rPr>
          <w:b/>
          <w:i/>
          <w:iCs/>
          <w:sz w:val="28"/>
        </w:rPr>
        <w:t>#p_id,</w:t>
      </w:r>
      <w:r w:rsidRPr="00AC48C2">
        <w:rPr>
          <w:bCs/>
          <w:sz w:val="28"/>
        </w:rPr>
        <w:t>p_slug,p_title,p_content,p_view_count,p_created</w:t>
      </w:r>
      <w:r w:rsidRPr="00AC48C2">
        <w:rPr>
          <w:b/>
          <w:i/>
          <w:iCs/>
          <w:sz w:val="28"/>
        </w:rPr>
        <w:t>,#stu_id,</w:t>
      </w:r>
    </w:p>
    <w:p w14:paraId="2EFD6434" w14:textId="77777777" w:rsidR="002A056A" w:rsidRPr="00AC48C2" w:rsidRDefault="002A056A" w:rsidP="002A056A">
      <w:pPr>
        <w:ind w:left="720"/>
        <w:rPr>
          <w:b/>
          <w:sz w:val="28"/>
        </w:rPr>
      </w:pPr>
      <w:r w:rsidRPr="00AC48C2">
        <w:rPr>
          <w:b/>
          <w:i/>
          <w:iCs/>
          <w:sz w:val="28"/>
        </w:rPr>
        <w:t>#sub_id</w:t>
      </w:r>
      <w:r w:rsidRPr="00AC48C2">
        <w:rPr>
          <w:b/>
          <w:sz w:val="28"/>
        </w:rPr>
        <w:t>)</w:t>
      </w:r>
    </w:p>
    <w:p w14:paraId="49F9D810" w14:textId="77777777" w:rsidR="002A056A" w:rsidRPr="00AC48C2" w:rsidRDefault="002A056A" w:rsidP="002A056A">
      <w:pPr>
        <w:ind w:left="720"/>
        <w:rPr>
          <w:b/>
          <w:sz w:val="28"/>
        </w:rPr>
      </w:pPr>
      <w:r w:rsidRPr="00AC48C2">
        <w:rPr>
          <w:b/>
          <w:sz w:val="28"/>
        </w:rPr>
        <w:t>comments</w:t>
      </w:r>
      <w:r w:rsidRPr="00AC48C2">
        <w:rPr>
          <w:b/>
          <w:i/>
          <w:iCs/>
          <w:sz w:val="28"/>
        </w:rPr>
        <w:t>(#com_id,</w:t>
      </w:r>
      <w:r w:rsidRPr="00AC48C2">
        <w:rPr>
          <w:bCs/>
          <w:i/>
          <w:iCs/>
          <w:sz w:val="28"/>
        </w:rPr>
        <w:t>com_content,com_created</w:t>
      </w:r>
      <w:r w:rsidRPr="00AC48C2">
        <w:rPr>
          <w:b/>
          <w:i/>
          <w:iCs/>
          <w:sz w:val="28"/>
        </w:rPr>
        <w:t>,#stu_id,#p_id</w:t>
      </w:r>
      <w:r w:rsidRPr="00AC48C2">
        <w:rPr>
          <w:b/>
          <w:sz w:val="28"/>
        </w:rPr>
        <w:t>)</w:t>
      </w:r>
    </w:p>
    <w:p w14:paraId="10E2A7FF" w14:textId="77777777" w:rsidR="002A056A" w:rsidRPr="00AC48C2" w:rsidRDefault="002A056A" w:rsidP="002A056A">
      <w:pPr>
        <w:ind w:left="720"/>
        <w:rPr>
          <w:b/>
          <w:sz w:val="28"/>
        </w:rPr>
      </w:pPr>
      <w:r w:rsidRPr="00AC48C2">
        <w:rPr>
          <w:b/>
          <w:sz w:val="28"/>
        </w:rPr>
        <w:t>likes(#com_id,#stu_id)</w:t>
      </w:r>
    </w:p>
    <w:p w14:paraId="62538E5E" w14:textId="77777777" w:rsidR="002A056A" w:rsidRPr="00AC48C2" w:rsidRDefault="002A056A" w:rsidP="002A056A">
      <w:pPr>
        <w:ind w:left="720"/>
        <w:rPr>
          <w:bCs/>
          <w:sz w:val="28"/>
        </w:rPr>
      </w:pPr>
      <w:r w:rsidRPr="00AC48C2">
        <w:rPr>
          <w:b/>
          <w:sz w:val="28"/>
        </w:rPr>
        <w:t>club_posts</w:t>
      </w:r>
      <w:r w:rsidRPr="00AC48C2">
        <w:rPr>
          <w:b/>
          <w:i/>
          <w:iCs/>
          <w:sz w:val="28"/>
        </w:rPr>
        <w:t>(#cp_id</w:t>
      </w:r>
      <w:r w:rsidRPr="00AC48C2">
        <w:rPr>
          <w:b/>
          <w:sz w:val="28"/>
        </w:rPr>
        <w:t>,</w:t>
      </w:r>
      <w:r w:rsidRPr="00AC48C2">
        <w:rPr>
          <w:bCs/>
          <w:sz w:val="28"/>
        </w:rPr>
        <w:t>cp_slug,cp_avatar,cp_title,cp_content,</w:t>
      </w:r>
    </w:p>
    <w:p w14:paraId="3A8996D9" w14:textId="77777777" w:rsidR="002A056A" w:rsidRPr="00AC48C2" w:rsidRDefault="002A056A" w:rsidP="002A056A">
      <w:pPr>
        <w:ind w:left="720"/>
        <w:rPr>
          <w:b/>
          <w:sz w:val="28"/>
        </w:rPr>
      </w:pPr>
      <w:r w:rsidRPr="00AC48C2">
        <w:rPr>
          <w:bCs/>
          <w:sz w:val="28"/>
        </w:rPr>
        <w:t>cp_view_count,cp_created</w:t>
      </w:r>
      <w:r w:rsidRPr="00AC48C2">
        <w:rPr>
          <w:b/>
          <w:i/>
          <w:iCs/>
          <w:sz w:val="28"/>
        </w:rPr>
        <w:t>,#stu_id,#c_id</w:t>
      </w:r>
      <w:r w:rsidRPr="00AC48C2">
        <w:rPr>
          <w:b/>
          <w:sz w:val="28"/>
        </w:rPr>
        <w:t>)</w:t>
      </w:r>
    </w:p>
    <w:p w14:paraId="4B6CCF7C" w14:textId="77777777" w:rsidR="002A056A" w:rsidRPr="00AC48C2" w:rsidRDefault="002A056A" w:rsidP="002A056A">
      <w:pPr>
        <w:ind w:left="720"/>
        <w:rPr>
          <w:b/>
          <w:sz w:val="28"/>
        </w:rPr>
      </w:pPr>
      <w:r w:rsidRPr="00AC48C2">
        <w:rPr>
          <w:b/>
          <w:sz w:val="28"/>
        </w:rPr>
        <w:t>club_students(</w:t>
      </w:r>
      <w:r w:rsidRPr="00AC48C2">
        <w:rPr>
          <w:bCs/>
          <w:sz w:val="28"/>
        </w:rPr>
        <w:t>cs_role,cs_create</w:t>
      </w:r>
      <w:r w:rsidRPr="00AC48C2">
        <w:rPr>
          <w:b/>
          <w:i/>
          <w:iCs/>
          <w:sz w:val="28"/>
        </w:rPr>
        <w:t>,#stu_id,#c_id</w:t>
      </w:r>
      <w:r w:rsidRPr="00AC48C2">
        <w:rPr>
          <w:b/>
          <w:sz w:val="28"/>
        </w:rPr>
        <w:t>)</w:t>
      </w:r>
    </w:p>
    <w:p w14:paraId="28609AEB" w14:textId="77777777" w:rsidR="002A056A" w:rsidRPr="00AC48C2" w:rsidRDefault="002A056A" w:rsidP="002A056A">
      <w:pPr>
        <w:ind w:left="720"/>
        <w:rPr>
          <w:b/>
          <w:sz w:val="28"/>
        </w:rPr>
      </w:pPr>
      <w:r w:rsidRPr="00AC48C2">
        <w:rPr>
          <w:b/>
          <w:sz w:val="28"/>
        </w:rPr>
        <w:t>students_uo(</w:t>
      </w:r>
      <w:r w:rsidRPr="00AC48C2">
        <w:rPr>
          <w:bCs/>
          <w:sz w:val="28"/>
        </w:rPr>
        <w:t>suo_status,suo_role,suo_created, suo_delete</w:t>
      </w:r>
      <w:r w:rsidRPr="00AC48C2">
        <w:rPr>
          <w:b/>
          <w:sz w:val="28"/>
        </w:rPr>
        <w:t>,</w:t>
      </w:r>
    </w:p>
    <w:p w14:paraId="1D23FF2B" w14:textId="77777777" w:rsidR="002A056A" w:rsidRPr="00AC48C2" w:rsidRDefault="002A056A" w:rsidP="002A056A">
      <w:pPr>
        <w:ind w:left="720"/>
        <w:rPr>
          <w:b/>
          <w:sz w:val="28"/>
        </w:rPr>
      </w:pPr>
      <w:r w:rsidRPr="00AC48C2">
        <w:rPr>
          <w:b/>
          <w:i/>
          <w:iCs/>
          <w:sz w:val="28"/>
        </w:rPr>
        <w:t>#union_organizations,#stu_id</w:t>
      </w:r>
      <w:r w:rsidRPr="00AC48C2">
        <w:rPr>
          <w:b/>
          <w:sz w:val="28"/>
        </w:rPr>
        <w:t>)</w:t>
      </w:r>
    </w:p>
    <w:p w14:paraId="0900C747" w14:textId="77777777" w:rsidR="002A056A" w:rsidRPr="00AC48C2" w:rsidRDefault="002A056A" w:rsidP="002A056A">
      <w:pPr>
        <w:ind w:left="720"/>
        <w:rPr>
          <w:b/>
          <w:sz w:val="28"/>
        </w:rPr>
      </w:pPr>
      <w:r w:rsidRPr="00AC48C2">
        <w:rPr>
          <w:b/>
          <w:sz w:val="28"/>
        </w:rPr>
        <w:t>students_ub(</w:t>
      </w:r>
      <w:r w:rsidRPr="00AC48C2">
        <w:rPr>
          <w:bCs/>
          <w:sz w:val="28"/>
        </w:rPr>
        <w:t>sub_status,sub_role,sub_created,sou_delete,</w:t>
      </w:r>
    </w:p>
    <w:p w14:paraId="7DE99A2C" w14:textId="77777777" w:rsidR="002A056A" w:rsidRPr="00AC48C2" w:rsidRDefault="002A056A" w:rsidP="002A056A">
      <w:pPr>
        <w:ind w:left="720"/>
        <w:rPr>
          <w:b/>
          <w:sz w:val="28"/>
        </w:rPr>
      </w:pPr>
      <w:r w:rsidRPr="00AC48C2">
        <w:rPr>
          <w:b/>
          <w:i/>
          <w:iCs/>
          <w:sz w:val="28"/>
        </w:rPr>
        <w:t>#stu_id,#ub_id</w:t>
      </w:r>
      <w:r w:rsidRPr="00AC48C2">
        <w:rPr>
          <w:b/>
          <w:sz w:val="28"/>
        </w:rPr>
        <w:t>)</w:t>
      </w:r>
    </w:p>
    <w:p w14:paraId="05CC90B6" w14:textId="77777777" w:rsidR="002A056A" w:rsidRPr="00AC48C2" w:rsidRDefault="002A056A" w:rsidP="002A056A">
      <w:pPr>
        <w:ind w:left="720"/>
        <w:rPr>
          <w:sz w:val="28"/>
          <w:szCs w:val="28"/>
        </w:rPr>
      </w:pPr>
      <w:r w:rsidRPr="00AC48C2">
        <w:rPr>
          <w:b/>
          <w:sz w:val="28"/>
        </w:rPr>
        <w:t>union</w:t>
      </w:r>
      <w:r w:rsidRPr="00AC48C2">
        <w:rPr>
          <w:b/>
          <w:sz w:val="28"/>
          <w:szCs w:val="28"/>
        </w:rPr>
        <w:t>_p</w:t>
      </w:r>
      <w:r w:rsidRPr="00AC48C2">
        <w:rPr>
          <w:sz w:val="28"/>
          <w:szCs w:val="28"/>
        </w:rPr>
        <w:t>ost(#up_id,up_slug,up_avatar,up_title,up_content,up_view_count,up_created,</w:t>
      </w:r>
      <w:r w:rsidRPr="00AC48C2">
        <w:rPr>
          <w:b/>
          <w:sz w:val="28"/>
        </w:rPr>
        <w:t xml:space="preserve"> #stu_id,#ub_id</w:t>
      </w:r>
      <w:r w:rsidRPr="00AC48C2">
        <w:rPr>
          <w:sz w:val="28"/>
          <w:szCs w:val="28"/>
        </w:rPr>
        <w:t>)</w:t>
      </w:r>
    </w:p>
    <w:p w14:paraId="13D83A03" w14:textId="77777777" w:rsidR="002A056A" w:rsidRPr="00AC48C2" w:rsidRDefault="002A056A" w:rsidP="002A056A">
      <w:pPr>
        <w:ind w:left="720"/>
        <w:rPr>
          <w:b/>
          <w:sz w:val="28"/>
        </w:rPr>
      </w:pPr>
      <w:r w:rsidRPr="00AC48C2">
        <w:rPr>
          <w:b/>
          <w:sz w:val="28"/>
        </w:rPr>
        <w:t>items</w:t>
      </w:r>
      <w:r w:rsidRPr="00AC48C2">
        <w:rPr>
          <w:b/>
          <w:i/>
          <w:iCs/>
          <w:sz w:val="28"/>
        </w:rPr>
        <w:t>(#item_id</w:t>
      </w:r>
      <w:r w:rsidRPr="00AC48C2">
        <w:rPr>
          <w:b/>
          <w:sz w:val="28"/>
        </w:rPr>
        <w:t>,</w:t>
      </w:r>
      <w:r w:rsidRPr="00AC48C2">
        <w:rPr>
          <w:bCs/>
          <w:sz w:val="28"/>
        </w:rPr>
        <w:t xml:space="preserve">item_name,item_price,item_phone,item_title,item_content, item_slug,item_view_count,item_avatar,item_created,item_deleted, </w:t>
      </w:r>
      <w:r w:rsidRPr="00AC48C2">
        <w:rPr>
          <w:bCs/>
          <w:i/>
          <w:iCs/>
          <w:sz w:val="28"/>
        </w:rPr>
        <w:t>#</w:t>
      </w:r>
      <w:r w:rsidRPr="00AC48C2">
        <w:rPr>
          <w:b/>
          <w:i/>
          <w:iCs/>
          <w:sz w:val="28"/>
        </w:rPr>
        <w:t>stu_id,#type_id</w:t>
      </w:r>
      <w:r w:rsidRPr="00AC48C2">
        <w:rPr>
          <w:b/>
          <w:sz w:val="28"/>
        </w:rPr>
        <w:t>)</w:t>
      </w:r>
    </w:p>
    <w:p w14:paraId="693638CA" w14:textId="77777777" w:rsidR="002A056A" w:rsidRPr="00AC48C2" w:rsidRDefault="002A056A" w:rsidP="002A056A">
      <w:pPr>
        <w:ind w:left="720"/>
        <w:rPr>
          <w:b/>
          <w:sz w:val="28"/>
        </w:rPr>
      </w:pPr>
      <w:r w:rsidRPr="00AC48C2">
        <w:rPr>
          <w:b/>
          <w:sz w:val="28"/>
        </w:rPr>
        <w:t>types</w:t>
      </w:r>
      <w:r w:rsidRPr="00AC48C2">
        <w:rPr>
          <w:b/>
          <w:i/>
          <w:iCs/>
          <w:sz w:val="28"/>
        </w:rPr>
        <w:t>(#type_id</w:t>
      </w:r>
      <w:r w:rsidRPr="00AC48C2">
        <w:rPr>
          <w:b/>
          <w:sz w:val="28"/>
        </w:rPr>
        <w:t>,</w:t>
      </w:r>
      <w:r w:rsidRPr="00AC48C2">
        <w:rPr>
          <w:bCs/>
          <w:sz w:val="28"/>
        </w:rPr>
        <w:t>type_name,type_slug</w:t>
      </w:r>
      <w:r w:rsidRPr="00AC48C2">
        <w:rPr>
          <w:b/>
          <w:sz w:val="28"/>
        </w:rPr>
        <w:t>)</w:t>
      </w:r>
    </w:p>
    <w:p w14:paraId="602D83F5" w14:textId="77777777" w:rsidR="002A056A" w:rsidRPr="00AC48C2" w:rsidRDefault="002A056A" w:rsidP="002A056A">
      <w:pPr>
        <w:ind w:left="720"/>
        <w:rPr>
          <w:b/>
          <w:sz w:val="28"/>
        </w:rPr>
      </w:pPr>
      <w:r w:rsidRPr="00AC48C2">
        <w:rPr>
          <w:b/>
          <w:sz w:val="28"/>
        </w:rPr>
        <w:t>images</w:t>
      </w:r>
      <w:r w:rsidRPr="00AC48C2">
        <w:rPr>
          <w:b/>
          <w:i/>
          <w:iCs/>
          <w:sz w:val="28"/>
        </w:rPr>
        <w:t>(#image_id</w:t>
      </w:r>
      <w:r w:rsidRPr="00AC48C2">
        <w:rPr>
          <w:b/>
          <w:sz w:val="28"/>
        </w:rPr>
        <w:t>,</w:t>
      </w:r>
      <w:r w:rsidRPr="00AC48C2">
        <w:rPr>
          <w:bCs/>
          <w:sz w:val="28"/>
        </w:rPr>
        <w:t>image_path</w:t>
      </w:r>
      <w:r w:rsidRPr="00AC48C2">
        <w:rPr>
          <w:b/>
          <w:i/>
          <w:iCs/>
          <w:sz w:val="28"/>
        </w:rPr>
        <w:t>,#item_id</w:t>
      </w:r>
      <w:r w:rsidRPr="00AC48C2">
        <w:rPr>
          <w:b/>
          <w:sz w:val="28"/>
        </w:rPr>
        <w:t>)</w:t>
      </w:r>
    </w:p>
    <w:p w14:paraId="4D2C4165" w14:textId="77777777" w:rsidR="002A056A" w:rsidRPr="00AC48C2" w:rsidRDefault="002A056A" w:rsidP="002A056A">
      <w:pPr>
        <w:ind w:left="720"/>
        <w:rPr>
          <w:b/>
          <w:sz w:val="28"/>
        </w:rPr>
      </w:pPr>
      <w:r w:rsidRPr="00AC48C2">
        <w:rPr>
          <w:b/>
          <w:sz w:val="28"/>
        </w:rPr>
        <w:t>admins(</w:t>
      </w:r>
      <w:r w:rsidRPr="00AC48C2">
        <w:rPr>
          <w:b/>
          <w:i/>
          <w:iCs/>
          <w:sz w:val="28"/>
        </w:rPr>
        <w:t>#ad_id,</w:t>
      </w:r>
      <w:r w:rsidRPr="00AC48C2">
        <w:rPr>
          <w:bCs/>
          <w:sz w:val="28"/>
        </w:rPr>
        <w:t>ad_username,ad_password,ad_name</w:t>
      </w:r>
      <w:r w:rsidRPr="00AC48C2">
        <w:rPr>
          <w:b/>
          <w:sz w:val="28"/>
        </w:rPr>
        <w:t>)</w:t>
      </w:r>
    </w:p>
    <w:p w14:paraId="35D58F0B" w14:textId="77777777" w:rsidR="002A056A" w:rsidRPr="00AC48C2" w:rsidRDefault="002A056A" w:rsidP="002A056A">
      <w:pPr>
        <w:ind w:left="720"/>
        <w:rPr>
          <w:b/>
          <w:sz w:val="28"/>
        </w:rPr>
      </w:pPr>
      <w:r w:rsidRPr="00AC48C2">
        <w:rPr>
          <w:b/>
          <w:sz w:val="28"/>
        </w:rPr>
        <w:t>statuses(</w:t>
      </w:r>
      <w:r w:rsidRPr="00AC48C2">
        <w:rPr>
          <w:b/>
          <w:i/>
          <w:iCs/>
          <w:sz w:val="28"/>
        </w:rPr>
        <w:t>#s_id</w:t>
      </w:r>
      <w:r w:rsidRPr="00AC48C2">
        <w:rPr>
          <w:b/>
          <w:sz w:val="28"/>
        </w:rPr>
        <w:t>,</w:t>
      </w:r>
      <w:r w:rsidRPr="00AC48C2">
        <w:rPr>
          <w:bCs/>
          <w:sz w:val="28"/>
        </w:rPr>
        <w:t>s_status,s_content,s_created</w:t>
      </w:r>
      <w:r w:rsidRPr="00AC48C2">
        <w:rPr>
          <w:b/>
          <w:i/>
          <w:iCs/>
          <w:sz w:val="28"/>
        </w:rPr>
        <w:t>,#ad_id,#ub_id,#c_id,#uo_id</w:t>
      </w:r>
      <w:r w:rsidRPr="00AC48C2">
        <w:rPr>
          <w:b/>
          <w:sz w:val="28"/>
        </w:rPr>
        <w:t>)</w:t>
      </w:r>
    </w:p>
    <w:p w14:paraId="5CDD5A2F" w14:textId="77777777" w:rsidR="002A056A" w:rsidRPr="00AC48C2" w:rsidRDefault="002A056A" w:rsidP="002A056A">
      <w:pPr>
        <w:ind w:left="720"/>
        <w:rPr>
          <w:b/>
          <w:sz w:val="28"/>
        </w:rPr>
      </w:pPr>
      <w:r w:rsidRPr="00AC48C2">
        <w:rPr>
          <w:b/>
          <w:sz w:val="28"/>
        </w:rPr>
        <w:t>union_branchs(</w:t>
      </w:r>
      <w:r w:rsidRPr="00AC48C2">
        <w:rPr>
          <w:b/>
          <w:i/>
          <w:iCs/>
          <w:sz w:val="28"/>
        </w:rPr>
        <w:t>#ub_id</w:t>
      </w:r>
      <w:r w:rsidRPr="00AC48C2">
        <w:rPr>
          <w:b/>
          <w:sz w:val="28"/>
        </w:rPr>
        <w:t>,</w:t>
      </w:r>
      <w:r w:rsidRPr="00AC48C2">
        <w:rPr>
          <w:bCs/>
          <w:sz w:val="28"/>
        </w:rPr>
        <w:t>ub_name,ub_slug</w:t>
      </w:r>
      <w:r w:rsidRPr="00AC48C2">
        <w:rPr>
          <w:b/>
          <w:sz w:val="28"/>
        </w:rPr>
        <w:t>,</w:t>
      </w:r>
      <w:r w:rsidRPr="00AC48C2">
        <w:rPr>
          <w:b/>
          <w:i/>
          <w:iCs/>
          <w:sz w:val="28"/>
        </w:rPr>
        <w:t>#uo_id</w:t>
      </w:r>
      <w:r w:rsidRPr="00AC48C2">
        <w:rPr>
          <w:b/>
          <w:sz w:val="28"/>
        </w:rPr>
        <w:t>)</w:t>
      </w:r>
    </w:p>
    <w:p w14:paraId="32D997F7" w14:textId="77777777" w:rsidR="002A056A" w:rsidRPr="00AC48C2" w:rsidRDefault="002A056A" w:rsidP="002A056A">
      <w:pPr>
        <w:ind w:left="720"/>
        <w:rPr>
          <w:b/>
          <w:sz w:val="28"/>
        </w:rPr>
      </w:pPr>
      <w:r w:rsidRPr="00AC48C2">
        <w:rPr>
          <w:b/>
          <w:sz w:val="28"/>
        </w:rPr>
        <w:t>branch_banners(</w:t>
      </w:r>
      <w:r w:rsidRPr="00AC48C2">
        <w:rPr>
          <w:b/>
          <w:i/>
          <w:iCs/>
          <w:sz w:val="28"/>
        </w:rPr>
        <w:t>#bb_id</w:t>
      </w:r>
      <w:r w:rsidRPr="00AC48C2">
        <w:rPr>
          <w:bCs/>
          <w:sz w:val="28"/>
        </w:rPr>
        <w:t>,bb_path</w:t>
      </w:r>
      <w:r w:rsidRPr="00AC48C2">
        <w:rPr>
          <w:b/>
          <w:sz w:val="28"/>
        </w:rPr>
        <w:t>,</w:t>
      </w:r>
      <w:r w:rsidRPr="00AC48C2">
        <w:rPr>
          <w:b/>
          <w:i/>
          <w:iCs/>
          <w:sz w:val="28"/>
        </w:rPr>
        <w:t>#ub_id</w:t>
      </w:r>
      <w:r w:rsidRPr="00AC48C2">
        <w:rPr>
          <w:b/>
          <w:sz w:val="28"/>
        </w:rPr>
        <w:t>)</w:t>
      </w:r>
    </w:p>
    <w:p w14:paraId="60A79EDE" w14:textId="77777777" w:rsidR="002A056A" w:rsidRPr="00AC48C2" w:rsidRDefault="002A056A" w:rsidP="002A056A">
      <w:pPr>
        <w:ind w:left="720"/>
        <w:rPr>
          <w:b/>
          <w:sz w:val="28"/>
        </w:rPr>
      </w:pPr>
      <w:r w:rsidRPr="00AC48C2">
        <w:rPr>
          <w:b/>
          <w:sz w:val="28"/>
        </w:rPr>
        <w:t>union_organizations(</w:t>
      </w:r>
      <w:r w:rsidRPr="00AC48C2">
        <w:rPr>
          <w:b/>
          <w:i/>
          <w:iCs/>
          <w:sz w:val="28"/>
        </w:rPr>
        <w:t>#uo_id,</w:t>
      </w:r>
      <w:r w:rsidRPr="00AC48C2">
        <w:rPr>
          <w:bCs/>
          <w:sz w:val="28"/>
        </w:rPr>
        <w:t>uo_name,uo_slug</w:t>
      </w:r>
      <w:r w:rsidRPr="00AC48C2">
        <w:rPr>
          <w:b/>
          <w:sz w:val="28"/>
        </w:rPr>
        <w:t>)</w:t>
      </w:r>
    </w:p>
    <w:p w14:paraId="19869713" w14:textId="77777777" w:rsidR="002A056A" w:rsidRPr="00AC48C2" w:rsidRDefault="002A056A" w:rsidP="002A056A">
      <w:pPr>
        <w:ind w:left="720"/>
        <w:rPr>
          <w:b/>
          <w:sz w:val="28"/>
        </w:rPr>
      </w:pPr>
      <w:r w:rsidRPr="00AC48C2">
        <w:rPr>
          <w:b/>
          <w:sz w:val="28"/>
        </w:rPr>
        <w:t>organization_banners(</w:t>
      </w:r>
      <w:r w:rsidRPr="00AC48C2">
        <w:rPr>
          <w:b/>
          <w:i/>
          <w:iCs/>
          <w:sz w:val="28"/>
        </w:rPr>
        <w:t>#ob_id</w:t>
      </w:r>
      <w:r w:rsidRPr="00AC48C2">
        <w:rPr>
          <w:b/>
          <w:sz w:val="28"/>
        </w:rPr>
        <w:t>,</w:t>
      </w:r>
      <w:r w:rsidRPr="00AC48C2">
        <w:rPr>
          <w:bCs/>
          <w:sz w:val="28"/>
        </w:rPr>
        <w:t>ob_path</w:t>
      </w:r>
      <w:r w:rsidRPr="00AC48C2">
        <w:rPr>
          <w:b/>
          <w:sz w:val="28"/>
        </w:rPr>
        <w:t>,</w:t>
      </w:r>
      <w:r w:rsidRPr="00AC48C2">
        <w:rPr>
          <w:b/>
          <w:i/>
          <w:iCs/>
          <w:sz w:val="28"/>
        </w:rPr>
        <w:t>#uo_id</w:t>
      </w:r>
      <w:r w:rsidRPr="00AC48C2">
        <w:rPr>
          <w:b/>
          <w:sz w:val="28"/>
        </w:rPr>
        <w:t>)</w:t>
      </w:r>
    </w:p>
    <w:bookmarkEnd w:id="70"/>
    <w:p w14:paraId="5B5E6102" w14:textId="77777777" w:rsidR="00162E8B" w:rsidRDefault="00162E8B" w:rsidP="00162E8B">
      <w:pPr>
        <w:pBdr>
          <w:top w:val="nil"/>
          <w:left w:val="nil"/>
          <w:bottom w:val="nil"/>
          <w:right w:val="nil"/>
          <w:between w:val="nil"/>
        </w:pBdr>
        <w:spacing w:line="360" w:lineRule="auto"/>
        <w:ind w:firstLine="720"/>
        <w:jc w:val="both"/>
        <w:rPr>
          <w:sz w:val="26"/>
          <w:szCs w:val="26"/>
        </w:rPr>
      </w:pPr>
    </w:p>
    <w:p w14:paraId="4EBC70E7" w14:textId="77777777" w:rsidR="00631087" w:rsidRPr="00162E8B" w:rsidRDefault="00631087" w:rsidP="00162E8B">
      <w:pPr>
        <w:pBdr>
          <w:top w:val="nil"/>
          <w:left w:val="nil"/>
          <w:bottom w:val="nil"/>
          <w:right w:val="nil"/>
          <w:between w:val="nil"/>
        </w:pBdr>
        <w:spacing w:line="360" w:lineRule="auto"/>
        <w:ind w:right="105"/>
        <w:jc w:val="both"/>
        <w:rPr>
          <w:sz w:val="26"/>
          <w:szCs w:val="26"/>
          <w:lang w:val="en-US"/>
        </w:rPr>
      </w:pPr>
    </w:p>
    <w:p w14:paraId="2E442C54" w14:textId="77777777" w:rsidR="002A056A" w:rsidRPr="002776E1" w:rsidRDefault="002A056A" w:rsidP="002A056A">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2776E1">
        <w:rPr>
          <w:rFonts w:ascii="Times New Roman" w:eastAsia="Times New Roman" w:hAnsi="Times New Roman" w:cs="Times New Roman"/>
          <w:color w:val="000000" w:themeColor="text1"/>
          <w:sz w:val="26"/>
          <w:szCs w:val="26"/>
        </w:rPr>
        <w:lastRenderedPageBreak/>
        <w:t>III. THIẾT KẾ ỨNG DỤNG</w:t>
      </w:r>
    </w:p>
    <w:p w14:paraId="08656743" w14:textId="77777777" w:rsidR="002A056A" w:rsidRPr="002776E1" w:rsidRDefault="002A056A" w:rsidP="002A056A">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71" w:name="_147n2zr" w:colFirst="0" w:colLast="0"/>
      <w:bookmarkEnd w:id="71"/>
      <w:r w:rsidRPr="002776E1">
        <w:rPr>
          <w:rFonts w:ascii="Times New Roman" w:eastAsia="Times New Roman" w:hAnsi="Times New Roman" w:cs="Times New Roman"/>
          <w:color w:val="000000" w:themeColor="text1"/>
        </w:rPr>
        <w:t>III.1. Thiết kế tổng thể ứng dụng</w:t>
      </w:r>
    </w:p>
    <w:p w14:paraId="35373987" w14:textId="77777777" w:rsidR="002A056A" w:rsidRDefault="002A056A" w:rsidP="002A056A">
      <w:pPr>
        <w:pBdr>
          <w:top w:val="nil"/>
          <w:left w:val="nil"/>
          <w:bottom w:val="nil"/>
          <w:right w:val="nil"/>
          <w:between w:val="nil"/>
        </w:pBdr>
        <w:spacing w:line="360" w:lineRule="auto"/>
        <w:ind w:firstLine="720"/>
        <w:jc w:val="both"/>
        <w:rPr>
          <w:sz w:val="26"/>
          <w:szCs w:val="26"/>
        </w:rPr>
      </w:pPr>
      <w:r>
        <w:rPr>
          <w:sz w:val="26"/>
          <w:szCs w:val="26"/>
        </w:rPr>
        <w:t xml:space="preserve">Hệ thống xây dựng theo mô hình </w:t>
      </w:r>
      <w:r w:rsidR="002776E1">
        <w:rPr>
          <w:sz w:val="26"/>
          <w:szCs w:val="26"/>
          <w:lang w:val="en-US"/>
        </w:rPr>
        <w:t>MVC</w:t>
      </w:r>
      <w:r>
        <w:rPr>
          <w:sz w:val="26"/>
          <w:szCs w:val="26"/>
        </w:rPr>
        <w:t xml:space="preserve">. </w:t>
      </w:r>
    </w:p>
    <w:p w14:paraId="22A6AEC3" w14:textId="77777777" w:rsidR="002A056A" w:rsidRDefault="00602AB7" w:rsidP="002A056A">
      <w:pPr>
        <w:pBdr>
          <w:top w:val="nil"/>
          <w:left w:val="nil"/>
          <w:bottom w:val="nil"/>
          <w:right w:val="nil"/>
          <w:between w:val="nil"/>
        </w:pBdr>
        <w:spacing w:line="360" w:lineRule="auto"/>
        <w:jc w:val="center"/>
        <w:rPr>
          <w:sz w:val="26"/>
          <w:szCs w:val="26"/>
        </w:rPr>
      </w:pPr>
      <w:r w:rsidRPr="00602AB7">
        <w:rPr>
          <w:noProof/>
          <w:sz w:val="26"/>
          <w:szCs w:val="26"/>
          <w:lang w:val="en-US"/>
        </w:rPr>
        <w:drawing>
          <wp:inline distT="0" distB="0" distL="0" distR="0" wp14:anchorId="649D556A" wp14:editId="02E2A72B">
            <wp:extent cx="5943600" cy="3698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8240"/>
                    </a:xfrm>
                    <a:prstGeom prst="rect">
                      <a:avLst/>
                    </a:prstGeom>
                  </pic:spPr>
                </pic:pic>
              </a:graphicData>
            </a:graphic>
          </wp:inline>
        </w:drawing>
      </w:r>
    </w:p>
    <w:p w14:paraId="6F8B2396" w14:textId="77777777" w:rsidR="002A056A" w:rsidRDefault="002A056A" w:rsidP="002A056A">
      <w:pPr>
        <w:pBdr>
          <w:top w:val="nil"/>
          <w:left w:val="nil"/>
          <w:bottom w:val="nil"/>
          <w:right w:val="nil"/>
          <w:between w:val="nil"/>
        </w:pBdr>
        <w:tabs>
          <w:tab w:val="left" w:pos="7088"/>
        </w:tabs>
        <w:spacing w:before="120" w:line="360" w:lineRule="auto"/>
        <w:ind w:firstLine="284"/>
        <w:jc w:val="center"/>
        <w:rPr>
          <w:i/>
          <w:sz w:val="26"/>
          <w:szCs w:val="26"/>
        </w:rPr>
      </w:pPr>
      <w:bookmarkStart w:id="72" w:name="_3o7alnk" w:colFirst="0" w:colLast="0"/>
      <w:bookmarkEnd w:id="72"/>
      <w:r>
        <w:rPr>
          <w:i/>
          <w:sz w:val="26"/>
          <w:szCs w:val="26"/>
        </w:rPr>
        <w:t>Hình 2: Sơ đồ thiết kế tổng thể ứng dụng</w:t>
      </w:r>
    </w:p>
    <w:p w14:paraId="47E12CE6" w14:textId="77777777" w:rsidR="002A056A" w:rsidRDefault="003624A7" w:rsidP="002A056A">
      <w:pPr>
        <w:pStyle w:val="Heading4"/>
        <w:pBdr>
          <w:top w:val="nil"/>
          <w:left w:val="nil"/>
          <w:bottom w:val="nil"/>
          <w:right w:val="nil"/>
          <w:between w:val="nil"/>
        </w:pBdr>
        <w:spacing w:line="360" w:lineRule="auto"/>
        <w:jc w:val="both"/>
        <w:rPr>
          <w:rFonts w:ascii="Calibri" w:eastAsia="Calibri" w:hAnsi="Calibri" w:cs="Calibri"/>
          <w:sz w:val="22"/>
          <w:szCs w:val="22"/>
        </w:rPr>
      </w:pPr>
      <w:bookmarkStart w:id="73" w:name="_9msq5wp7m82u" w:colFirst="0" w:colLast="0"/>
      <w:bookmarkEnd w:id="73"/>
      <w:r w:rsidRPr="003624A7">
        <w:rPr>
          <w:rFonts w:ascii="Calibri" w:eastAsia="Calibri" w:hAnsi="Calibri" w:cs="Calibri"/>
          <w:noProof/>
          <w:sz w:val="22"/>
          <w:szCs w:val="22"/>
          <w:lang w:val="en-US"/>
        </w:rPr>
        <w:lastRenderedPageBreak/>
        <w:drawing>
          <wp:inline distT="0" distB="0" distL="0" distR="0" wp14:anchorId="4C33C010" wp14:editId="785BFC6E">
            <wp:extent cx="7103533" cy="69306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6738" cy="6933791"/>
                    </a:xfrm>
                    <a:prstGeom prst="rect">
                      <a:avLst/>
                    </a:prstGeom>
                    <a:noFill/>
                    <a:ln>
                      <a:noFill/>
                    </a:ln>
                  </pic:spPr>
                </pic:pic>
              </a:graphicData>
            </a:graphic>
          </wp:inline>
        </w:drawing>
      </w:r>
    </w:p>
    <w:p w14:paraId="248453B1" w14:textId="77777777" w:rsidR="00602AB7" w:rsidRPr="00602AB7" w:rsidRDefault="00602AB7" w:rsidP="00602AB7">
      <w:pPr>
        <w:pBdr>
          <w:top w:val="nil"/>
          <w:left w:val="nil"/>
          <w:bottom w:val="nil"/>
          <w:right w:val="nil"/>
          <w:between w:val="nil"/>
        </w:pBdr>
        <w:tabs>
          <w:tab w:val="left" w:pos="7088"/>
        </w:tabs>
        <w:spacing w:before="120"/>
        <w:ind w:firstLine="284"/>
        <w:jc w:val="center"/>
        <w:rPr>
          <w:i/>
          <w:sz w:val="26"/>
          <w:szCs w:val="26"/>
        </w:rPr>
      </w:pPr>
      <w:r>
        <w:rPr>
          <w:i/>
        </w:rPr>
        <w:t>Hình 3</w:t>
      </w:r>
      <w:r>
        <w:rPr>
          <w:i/>
          <w:sz w:val="26"/>
          <w:szCs w:val="26"/>
        </w:rPr>
        <w:t>: Sơ đồ usecase</w:t>
      </w:r>
    </w:p>
    <w:p w14:paraId="038B6281" w14:textId="77777777" w:rsidR="002A056A" w:rsidRDefault="002A056A" w:rsidP="002A056A">
      <w:pPr>
        <w:pBdr>
          <w:top w:val="nil"/>
          <w:left w:val="nil"/>
          <w:bottom w:val="nil"/>
          <w:right w:val="nil"/>
          <w:between w:val="nil"/>
        </w:pBdr>
      </w:pPr>
      <w:bookmarkStart w:id="74" w:name="_6a92zkgnjy4v" w:colFirst="0" w:colLast="0"/>
      <w:bookmarkStart w:id="75" w:name="_1i6cm1ont1ro" w:colFirst="0" w:colLast="0"/>
      <w:bookmarkStart w:id="76" w:name="_23ckvvd" w:colFirst="0" w:colLast="0"/>
      <w:bookmarkEnd w:id="74"/>
      <w:bookmarkEnd w:id="75"/>
      <w:bookmarkEnd w:id="76"/>
    </w:p>
    <w:p w14:paraId="154EA0FE" w14:textId="77777777" w:rsidR="00AF7635" w:rsidRDefault="00AF7635">
      <w:pPr>
        <w:spacing w:after="160" w:line="259" w:lineRule="auto"/>
        <w:rPr>
          <w:i/>
          <w:iCs/>
          <w:color w:val="000000" w:themeColor="text1"/>
        </w:rPr>
      </w:pPr>
      <w:bookmarkStart w:id="77" w:name="_ihv636" w:colFirst="0" w:colLast="0"/>
      <w:bookmarkStart w:id="78" w:name="_32hioqz" w:colFirst="0" w:colLast="0"/>
      <w:bookmarkEnd w:id="77"/>
      <w:bookmarkEnd w:id="78"/>
      <w:r>
        <w:rPr>
          <w:color w:val="000000" w:themeColor="text1"/>
        </w:rPr>
        <w:br w:type="page"/>
      </w:r>
    </w:p>
    <w:p w14:paraId="0482F79C" w14:textId="77777777" w:rsidR="002A056A" w:rsidRDefault="00BB4B7A" w:rsidP="002A056A">
      <w:pPr>
        <w:pStyle w:val="Heading4"/>
        <w:pBdr>
          <w:top w:val="nil"/>
          <w:left w:val="nil"/>
          <w:bottom w:val="nil"/>
          <w:right w:val="nil"/>
          <w:between w:val="nil"/>
        </w:pBd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III.2</w:t>
      </w:r>
      <w:r w:rsidR="002A056A" w:rsidRPr="00BB4B7A">
        <w:rPr>
          <w:rFonts w:ascii="Times New Roman" w:eastAsia="Times New Roman" w:hAnsi="Times New Roman" w:cs="Times New Roman"/>
          <w:color w:val="000000" w:themeColor="text1"/>
        </w:rPr>
        <w:t>. Thiết kế giao diện</w:t>
      </w:r>
    </w:p>
    <w:p w14:paraId="2F61CC27" w14:textId="77777777" w:rsidR="003624A7" w:rsidRDefault="00843B19" w:rsidP="003624A7">
      <w:r w:rsidRPr="00843B19">
        <w:rPr>
          <w:noProof/>
        </w:rPr>
        <w:drawing>
          <wp:inline distT="0" distB="0" distL="0" distR="0" wp14:anchorId="7BEFF7E7" wp14:editId="40064125">
            <wp:extent cx="5943600" cy="294513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5130"/>
                    </a:xfrm>
                    <a:prstGeom prst="rect">
                      <a:avLst/>
                    </a:prstGeom>
                  </pic:spPr>
                </pic:pic>
              </a:graphicData>
            </a:graphic>
          </wp:inline>
        </w:drawing>
      </w:r>
    </w:p>
    <w:p w14:paraId="55E1BBA6"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4</w:t>
      </w:r>
      <w:r>
        <w:rPr>
          <w:i/>
          <w:sz w:val="26"/>
          <w:szCs w:val="26"/>
        </w:rPr>
        <w:t xml:space="preserve">: </w:t>
      </w:r>
      <w:r>
        <w:rPr>
          <w:i/>
          <w:sz w:val="26"/>
          <w:szCs w:val="26"/>
          <w:lang w:val="en-US"/>
        </w:rPr>
        <w:t>Giao diện trao đổi thông tin học tập</w:t>
      </w:r>
    </w:p>
    <w:p w14:paraId="4FE8B415" w14:textId="77777777" w:rsidR="00843B19" w:rsidRDefault="00843B19" w:rsidP="003624A7">
      <w:pPr>
        <w:rPr>
          <w:lang w:val="en-US"/>
        </w:rPr>
      </w:pPr>
    </w:p>
    <w:p w14:paraId="2D516F3C" w14:textId="77777777" w:rsidR="00843B19" w:rsidRDefault="00843B19" w:rsidP="003624A7">
      <w:pPr>
        <w:rPr>
          <w:lang w:val="en-US"/>
        </w:rPr>
      </w:pPr>
      <w:r w:rsidRPr="00843B19">
        <w:rPr>
          <w:noProof/>
          <w:lang w:val="en-US"/>
        </w:rPr>
        <w:drawing>
          <wp:inline distT="0" distB="0" distL="0" distR="0" wp14:anchorId="4AFDF564" wp14:editId="0BBBEC13">
            <wp:extent cx="5943600" cy="29546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655"/>
                    </a:xfrm>
                    <a:prstGeom prst="rect">
                      <a:avLst/>
                    </a:prstGeom>
                  </pic:spPr>
                </pic:pic>
              </a:graphicData>
            </a:graphic>
          </wp:inline>
        </w:drawing>
      </w:r>
    </w:p>
    <w:p w14:paraId="28250FF7"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5</w:t>
      </w:r>
      <w:r>
        <w:rPr>
          <w:i/>
          <w:sz w:val="26"/>
          <w:szCs w:val="26"/>
        </w:rPr>
        <w:t xml:space="preserve">: </w:t>
      </w:r>
      <w:r>
        <w:rPr>
          <w:i/>
          <w:sz w:val="26"/>
          <w:szCs w:val="26"/>
          <w:lang w:val="en-US"/>
        </w:rPr>
        <w:t>Giao diện viết câu hỏi trao đổi thông tin học tập</w:t>
      </w:r>
    </w:p>
    <w:p w14:paraId="30E22EEE" w14:textId="77777777" w:rsidR="00843B19" w:rsidRDefault="00B713B4" w:rsidP="003624A7">
      <w:pPr>
        <w:rPr>
          <w:lang w:val="en-US"/>
        </w:rPr>
      </w:pPr>
      <w:r w:rsidRPr="00B713B4">
        <w:rPr>
          <w:noProof/>
          <w:lang w:val="en-US"/>
        </w:rPr>
        <w:lastRenderedPageBreak/>
        <w:drawing>
          <wp:inline distT="0" distB="0" distL="0" distR="0" wp14:anchorId="435C5A36" wp14:editId="48FDA421">
            <wp:extent cx="5943600" cy="294957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9575"/>
                    </a:xfrm>
                    <a:prstGeom prst="rect">
                      <a:avLst/>
                    </a:prstGeom>
                  </pic:spPr>
                </pic:pic>
              </a:graphicData>
            </a:graphic>
          </wp:inline>
        </w:drawing>
      </w:r>
    </w:p>
    <w:p w14:paraId="702F1CC7" w14:textId="77777777" w:rsidR="00B713B4" w:rsidRPr="00843B19" w:rsidRDefault="00B713B4" w:rsidP="00B713B4">
      <w:pPr>
        <w:pBdr>
          <w:top w:val="nil"/>
          <w:left w:val="nil"/>
          <w:bottom w:val="nil"/>
          <w:right w:val="nil"/>
          <w:between w:val="nil"/>
        </w:pBdr>
        <w:tabs>
          <w:tab w:val="left" w:pos="7088"/>
        </w:tabs>
        <w:spacing w:before="120"/>
        <w:ind w:firstLine="284"/>
        <w:jc w:val="center"/>
        <w:rPr>
          <w:i/>
          <w:sz w:val="26"/>
          <w:szCs w:val="26"/>
          <w:lang w:val="en-US"/>
        </w:rPr>
      </w:pPr>
      <w:r>
        <w:rPr>
          <w:i/>
        </w:rPr>
        <w:t>Hình 6</w:t>
      </w:r>
      <w:r>
        <w:rPr>
          <w:i/>
          <w:sz w:val="26"/>
          <w:szCs w:val="26"/>
        </w:rPr>
        <w:t xml:space="preserve">: </w:t>
      </w:r>
      <w:r>
        <w:rPr>
          <w:i/>
          <w:sz w:val="26"/>
          <w:szCs w:val="26"/>
          <w:lang w:val="en-US"/>
        </w:rPr>
        <w:t>Giao diện chi tiết bài viết câu hỏi trao đổi thông tin học tập</w:t>
      </w:r>
    </w:p>
    <w:p w14:paraId="5A6FE099" w14:textId="77777777" w:rsidR="008B6AEE" w:rsidRDefault="008B6AEE" w:rsidP="003624A7">
      <w:pPr>
        <w:rPr>
          <w:lang w:val="en-US"/>
        </w:rPr>
      </w:pPr>
    </w:p>
    <w:p w14:paraId="1108336A" w14:textId="77777777" w:rsidR="00B713B4" w:rsidRDefault="008B6AEE" w:rsidP="003624A7">
      <w:pPr>
        <w:rPr>
          <w:lang w:val="en-US"/>
        </w:rPr>
      </w:pPr>
      <w:r w:rsidRPr="008B6AEE">
        <w:rPr>
          <w:noProof/>
          <w:lang w:val="en-US"/>
        </w:rPr>
        <w:drawing>
          <wp:inline distT="0" distB="0" distL="0" distR="0" wp14:anchorId="458E7003" wp14:editId="046BFDC2">
            <wp:extent cx="5943600" cy="2940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050"/>
                    </a:xfrm>
                    <a:prstGeom prst="rect">
                      <a:avLst/>
                    </a:prstGeom>
                  </pic:spPr>
                </pic:pic>
              </a:graphicData>
            </a:graphic>
          </wp:inline>
        </w:drawing>
      </w:r>
    </w:p>
    <w:p w14:paraId="02A91738" w14:textId="77777777" w:rsidR="008B6AEE" w:rsidRDefault="005465C9" w:rsidP="008B6AEE">
      <w:pPr>
        <w:jc w:val="center"/>
        <w:rPr>
          <w:i/>
          <w:sz w:val="26"/>
          <w:szCs w:val="26"/>
          <w:lang w:val="en-US"/>
        </w:rPr>
      </w:pPr>
      <w:r>
        <w:rPr>
          <w:i/>
        </w:rPr>
        <w:t xml:space="preserve">Hình </w:t>
      </w:r>
      <w:r>
        <w:rPr>
          <w:i/>
          <w:lang w:val="en-US"/>
        </w:rPr>
        <w:t>7</w:t>
      </w:r>
      <w:r w:rsidR="008B6AEE">
        <w:rPr>
          <w:i/>
          <w:sz w:val="26"/>
          <w:szCs w:val="26"/>
        </w:rPr>
        <w:t xml:space="preserve">: </w:t>
      </w:r>
      <w:r w:rsidR="008B6AEE">
        <w:rPr>
          <w:i/>
          <w:sz w:val="26"/>
          <w:szCs w:val="26"/>
          <w:lang w:val="en-US"/>
        </w:rPr>
        <w:t xml:space="preserve">Giao diện bài viết </w:t>
      </w:r>
      <w:r w:rsidR="00983437">
        <w:rPr>
          <w:i/>
          <w:sz w:val="26"/>
          <w:szCs w:val="26"/>
          <w:lang w:val="en-US"/>
        </w:rPr>
        <w:t>chia sẽ vật dụng</w:t>
      </w:r>
    </w:p>
    <w:p w14:paraId="2BEC6B2E" w14:textId="77777777" w:rsidR="008B6AEE" w:rsidRDefault="008B6AEE">
      <w:pPr>
        <w:spacing w:after="160" w:line="259" w:lineRule="auto"/>
        <w:rPr>
          <w:i/>
          <w:sz w:val="26"/>
          <w:szCs w:val="26"/>
          <w:lang w:val="en-US"/>
        </w:rPr>
      </w:pPr>
      <w:r>
        <w:rPr>
          <w:i/>
          <w:sz w:val="26"/>
          <w:szCs w:val="26"/>
          <w:lang w:val="en-US"/>
        </w:rPr>
        <w:br w:type="page"/>
      </w:r>
    </w:p>
    <w:p w14:paraId="27D88128" w14:textId="77777777" w:rsidR="008B6AEE" w:rsidRDefault="005465C9" w:rsidP="00983437">
      <w:pPr>
        <w:rPr>
          <w:lang w:val="en-US"/>
        </w:rPr>
      </w:pPr>
      <w:r>
        <w:rPr>
          <w:noProof/>
          <w:lang w:val="en-US"/>
        </w:rPr>
        <w:lastRenderedPageBreak/>
        <w:drawing>
          <wp:inline distT="0" distB="0" distL="0" distR="0" wp14:anchorId="3DF2A6B6" wp14:editId="20F2668A">
            <wp:extent cx="5943600" cy="3327400"/>
            <wp:effectExtent l="0" t="0" r="0" b="6350"/>
            <wp:docPr id="123" name="Picture 123" descr="C:\Users\ASUS G531\Downloads\screencapture-127-0-0-1-8000-thong-tin-B1600001-hazle-brakus-2020-10-26-14_5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G531\Downloads\screencapture-127-0-0-1-8000-thong-tin-B1600001-hazle-brakus-2020-10-26-14_57_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37DFA3EA" w14:textId="77777777" w:rsidR="00E1517A" w:rsidRDefault="005465C9" w:rsidP="00E1517A">
      <w:pPr>
        <w:jc w:val="center"/>
        <w:rPr>
          <w:i/>
          <w:sz w:val="26"/>
          <w:szCs w:val="26"/>
          <w:lang w:val="en-US"/>
        </w:rPr>
      </w:pPr>
      <w:r>
        <w:rPr>
          <w:i/>
        </w:rPr>
        <w:t>Hình 8</w:t>
      </w:r>
      <w:r>
        <w:rPr>
          <w:i/>
          <w:sz w:val="26"/>
          <w:szCs w:val="26"/>
        </w:rPr>
        <w:t xml:space="preserve">: </w:t>
      </w:r>
      <w:r>
        <w:rPr>
          <w:i/>
          <w:sz w:val="26"/>
          <w:szCs w:val="26"/>
          <w:lang w:val="en-US"/>
        </w:rPr>
        <w:t>Giao diện thông tin cá nhân</w:t>
      </w:r>
    </w:p>
    <w:p w14:paraId="19A00D52" w14:textId="77777777" w:rsidR="005465C9" w:rsidRDefault="005465C9" w:rsidP="00983437">
      <w:pPr>
        <w:rPr>
          <w:lang w:val="en-US"/>
        </w:rPr>
      </w:pPr>
    </w:p>
    <w:p w14:paraId="2C2BB6F1" w14:textId="77777777" w:rsidR="00E1517A" w:rsidRDefault="00E1517A" w:rsidP="00983437">
      <w:pPr>
        <w:rPr>
          <w:lang w:val="en-US"/>
        </w:rPr>
      </w:pPr>
      <w:r w:rsidRPr="00E1517A">
        <w:rPr>
          <w:noProof/>
          <w:lang w:val="en-US"/>
        </w:rPr>
        <w:drawing>
          <wp:inline distT="0" distB="0" distL="0" distR="0" wp14:anchorId="0E548E7B" wp14:editId="5CEAD00F">
            <wp:extent cx="5943600" cy="29387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14:paraId="2415FF37" w14:textId="77777777" w:rsidR="00E1517A" w:rsidRDefault="00E1517A" w:rsidP="00E1517A">
      <w:pPr>
        <w:jc w:val="center"/>
        <w:rPr>
          <w:i/>
          <w:sz w:val="26"/>
          <w:szCs w:val="26"/>
          <w:lang w:val="en-US"/>
        </w:rPr>
      </w:pPr>
      <w:r>
        <w:rPr>
          <w:i/>
        </w:rPr>
        <w:t>Hình 9</w:t>
      </w:r>
      <w:r>
        <w:rPr>
          <w:i/>
          <w:sz w:val="26"/>
          <w:szCs w:val="26"/>
        </w:rPr>
        <w:t xml:space="preserve">: </w:t>
      </w:r>
      <w:r>
        <w:rPr>
          <w:i/>
          <w:sz w:val="26"/>
          <w:szCs w:val="26"/>
          <w:lang w:val="en-US"/>
        </w:rPr>
        <w:t>Giao diện tài liệu cá nhân (1)</w:t>
      </w:r>
    </w:p>
    <w:p w14:paraId="7AEC9547" w14:textId="77777777" w:rsidR="00E1517A" w:rsidRDefault="00E1517A" w:rsidP="00983437">
      <w:pPr>
        <w:rPr>
          <w:lang w:val="en-US"/>
        </w:rPr>
      </w:pPr>
      <w:r w:rsidRPr="00E1517A">
        <w:rPr>
          <w:noProof/>
          <w:lang w:val="en-US"/>
        </w:rPr>
        <w:lastRenderedPageBreak/>
        <w:drawing>
          <wp:inline distT="0" distB="0" distL="0" distR="0" wp14:anchorId="373CC550" wp14:editId="316A5D30">
            <wp:extent cx="5943600" cy="2941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1955"/>
                    </a:xfrm>
                    <a:prstGeom prst="rect">
                      <a:avLst/>
                    </a:prstGeom>
                  </pic:spPr>
                </pic:pic>
              </a:graphicData>
            </a:graphic>
          </wp:inline>
        </w:drawing>
      </w:r>
    </w:p>
    <w:p w14:paraId="6127BCC0" w14:textId="77777777" w:rsidR="00E1517A" w:rsidRDefault="00E1517A" w:rsidP="00E1517A">
      <w:pPr>
        <w:jc w:val="center"/>
        <w:rPr>
          <w:i/>
          <w:sz w:val="26"/>
          <w:szCs w:val="26"/>
          <w:lang w:val="en-US"/>
        </w:rPr>
      </w:pPr>
      <w:r>
        <w:rPr>
          <w:i/>
        </w:rPr>
        <w:t>Hình 10</w:t>
      </w:r>
      <w:r>
        <w:rPr>
          <w:i/>
          <w:sz w:val="26"/>
          <w:szCs w:val="26"/>
        </w:rPr>
        <w:t xml:space="preserve">: </w:t>
      </w:r>
      <w:r>
        <w:rPr>
          <w:i/>
          <w:sz w:val="26"/>
          <w:szCs w:val="26"/>
          <w:lang w:val="en-US"/>
        </w:rPr>
        <w:t>Giao diện tài liệu cá nhân (2)</w:t>
      </w:r>
    </w:p>
    <w:p w14:paraId="4C810A9C" w14:textId="77777777" w:rsidR="00B47DFC" w:rsidRDefault="00B47DFC">
      <w:pPr>
        <w:spacing w:after="160" w:line="259" w:lineRule="auto"/>
        <w:rPr>
          <w:lang w:val="en-US"/>
        </w:rPr>
      </w:pPr>
      <w:r>
        <w:rPr>
          <w:lang w:val="en-US"/>
        </w:rPr>
        <w:br w:type="page"/>
      </w:r>
    </w:p>
    <w:p w14:paraId="0D80DBFD"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PHẦN 3: KẾT LUẬN VÀ KIẾN NGHỊ</w:t>
      </w:r>
    </w:p>
    <w:p w14:paraId="2384402B"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79" w:name="_3tbugp1" w:colFirst="0" w:colLast="0"/>
      <w:bookmarkEnd w:id="79"/>
      <w:r w:rsidRPr="00B47DFC">
        <w:rPr>
          <w:rFonts w:ascii="Times New Roman" w:hAnsi="Times New Roman" w:cs="Times New Roman"/>
          <w:b/>
          <w:color w:val="auto"/>
        </w:rPr>
        <w:t>I. KẾT QUẢ ĐÓNG GÓP</w:t>
      </w:r>
    </w:p>
    <w:p w14:paraId="239E817F" w14:textId="77777777" w:rsidR="00B47DFC" w:rsidRPr="00B47DFC"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rPr>
      </w:pPr>
      <w:bookmarkStart w:id="80" w:name="_28h4qwu" w:colFirst="0" w:colLast="0"/>
      <w:bookmarkEnd w:id="80"/>
      <w:r w:rsidRPr="00B47DFC">
        <w:rPr>
          <w:rFonts w:ascii="Times New Roman" w:eastAsia="Times New Roman" w:hAnsi="Times New Roman" w:cs="Times New Roman"/>
          <w:b/>
          <w:color w:val="auto"/>
        </w:rPr>
        <w:t>I.1 VỀ KHOA HỌC VÀ ĐÀO TẠO</w:t>
      </w:r>
    </w:p>
    <w:p w14:paraId="12DAB0BE"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Nâng cao chất lượng giáo dục đào tạo</w:t>
      </w:r>
      <w:r w:rsidR="00B47DFC">
        <w:rPr>
          <w:sz w:val="26"/>
          <w:szCs w:val="26"/>
        </w:rPr>
        <w:t>.</w:t>
      </w:r>
    </w:p>
    <w:p w14:paraId="6ABB271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Tin học hóa giáo dục và đào tạo</w:t>
      </w:r>
      <w:r w:rsidR="00B47DFC">
        <w:rPr>
          <w:sz w:val="26"/>
          <w:szCs w:val="26"/>
        </w:rPr>
        <w:t>.</w:t>
      </w:r>
    </w:p>
    <w:p w14:paraId="28D679F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quản lý đoàn hội hiệu quả</w:t>
      </w:r>
      <w:r w:rsidR="00B47DFC">
        <w:rPr>
          <w:sz w:val="26"/>
          <w:szCs w:val="26"/>
        </w:rPr>
        <w:t>.</w:t>
      </w:r>
    </w:p>
    <w:p w14:paraId="4710BFF5" w14:textId="77777777" w:rsidR="00E579DE"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để sinh viên quản lý tài liệu có hệ thống góp phần cũng cố kiến thức cho sinh viên</w:t>
      </w:r>
      <w:r w:rsidR="00B47DFC">
        <w:rPr>
          <w:sz w:val="26"/>
          <w:szCs w:val="26"/>
        </w:rPr>
        <w:t>.</w:t>
      </w:r>
    </w:p>
    <w:p w14:paraId="68A0F6B0" w14:textId="77777777" w:rsidR="00B47DFC" w:rsidRDefault="00B47DFC"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rPr>
        <w:t xml:space="preserve"> </w:t>
      </w:r>
      <w:r w:rsidR="00E579DE">
        <w:rPr>
          <w:sz w:val="26"/>
          <w:szCs w:val="26"/>
          <w:lang w:val="en-US"/>
        </w:rPr>
        <w:t>Tạo điều kiện cho sinh viên tiếp cận với nguồn tài liệu chất lượng và miễn phí.</w:t>
      </w:r>
    </w:p>
    <w:p w14:paraId="0224B23B" w14:textId="77777777" w:rsidR="00B47DFC" w:rsidRPr="009D258B"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lang w:val="en-US"/>
        </w:rPr>
      </w:pPr>
      <w:bookmarkStart w:id="81" w:name="_nmf14n" w:colFirst="0" w:colLast="0"/>
      <w:bookmarkEnd w:id="81"/>
      <w:r w:rsidRPr="00B47DFC">
        <w:rPr>
          <w:rFonts w:ascii="Times New Roman" w:eastAsia="Times New Roman" w:hAnsi="Times New Roman" w:cs="Times New Roman"/>
          <w:b/>
          <w:color w:val="auto"/>
        </w:rPr>
        <w:t>I.2 VỀ PHÁT TRIỂN KINH TẾ</w:t>
      </w:r>
      <w:r w:rsidR="009D258B">
        <w:rPr>
          <w:rFonts w:ascii="Times New Roman" w:eastAsia="Times New Roman" w:hAnsi="Times New Roman" w:cs="Times New Roman"/>
          <w:b/>
          <w:color w:val="auto"/>
          <w:lang w:val="en-US"/>
        </w:rPr>
        <w:t xml:space="preserve"> - XÃ HỘI</w:t>
      </w:r>
    </w:p>
    <w:p w14:paraId="54D63150" w14:textId="77777777" w:rsidR="00B47DFC" w:rsidRDefault="00055899" w:rsidP="00B47DFC">
      <w:pPr>
        <w:numPr>
          <w:ilvl w:val="0"/>
          <w:numId w:val="34"/>
        </w:numPr>
        <w:pBdr>
          <w:top w:val="nil"/>
          <w:left w:val="nil"/>
          <w:bottom w:val="nil"/>
          <w:right w:val="nil"/>
          <w:between w:val="nil"/>
        </w:pBdr>
        <w:tabs>
          <w:tab w:val="left" w:pos="993"/>
        </w:tabs>
        <w:spacing w:line="360" w:lineRule="auto"/>
        <w:ind w:left="0" w:firstLine="720"/>
        <w:jc w:val="both"/>
        <w:rPr>
          <w:i/>
          <w:sz w:val="26"/>
          <w:szCs w:val="26"/>
        </w:rPr>
      </w:pPr>
      <w:r>
        <w:rPr>
          <w:sz w:val="26"/>
          <w:szCs w:val="26"/>
          <w:lang w:val="en-US"/>
        </w:rPr>
        <w:t>Nâng cao chất lượng đào tạo và tạo ra môi trường học tập tốt nhất cho sinh viên, cung cấp nhân lực chất lượng cho xã hội.</w:t>
      </w:r>
      <w:r w:rsidR="00B47DFC">
        <w:rPr>
          <w:sz w:val="26"/>
          <w:szCs w:val="26"/>
        </w:rPr>
        <w:t xml:space="preserve"> </w:t>
      </w:r>
    </w:p>
    <w:p w14:paraId="382EA687"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82" w:name="_37m2jsg" w:colFirst="0" w:colLast="0"/>
      <w:bookmarkStart w:id="83" w:name="_1mrcu09" w:colFirst="0" w:colLast="0"/>
      <w:bookmarkEnd w:id="82"/>
      <w:bookmarkEnd w:id="83"/>
      <w:r w:rsidRPr="00B47DFC">
        <w:rPr>
          <w:rFonts w:ascii="Times New Roman" w:hAnsi="Times New Roman" w:cs="Times New Roman"/>
          <w:b/>
          <w:color w:val="auto"/>
        </w:rPr>
        <w:t>II. TRIỂN KHAI ỨNG DỤNG</w:t>
      </w:r>
    </w:p>
    <w:p w14:paraId="70B75910"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hoàn toàn có khả năng triển khai trong thực tế do hiện tại, nhu cầu </w:t>
      </w:r>
      <w:r w:rsidR="003B0961">
        <w:rPr>
          <w:sz w:val="26"/>
          <w:szCs w:val="26"/>
          <w:lang w:val="en-US"/>
        </w:rPr>
        <w:t>trao đổi kiến thức</w:t>
      </w:r>
      <w:r>
        <w:rPr>
          <w:sz w:val="26"/>
          <w:szCs w:val="26"/>
        </w:rPr>
        <w:t xml:space="preserve"> trong công tác giáo dụng ngày càng cao và nhà trường hiện nay cũng chưa có ứng dụng hỗ trợ</w:t>
      </w:r>
      <w:r w:rsidR="003B0961">
        <w:rPr>
          <w:sz w:val="26"/>
          <w:szCs w:val="26"/>
          <w:lang w:val="en-US"/>
        </w:rPr>
        <w:t xml:space="preserve"> trao đổi</w:t>
      </w:r>
      <w:r>
        <w:rPr>
          <w:sz w:val="26"/>
          <w:szCs w:val="26"/>
        </w:rPr>
        <w:t xml:space="preserve"> kiến </w:t>
      </w:r>
      <w:r w:rsidR="003B0961">
        <w:rPr>
          <w:sz w:val="26"/>
          <w:szCs w:val="26"/>
        </w:rPr>
        <w:t>thức nào</w:t>
      </w:r>
      <w:r w:rsidR="003B0961">
        <w:rPr>
          <w:sz w:val="26"/>
          <w:szCs w:val="26"/>
          <w:lang w:val="en-US"/>
        </w:rPr>
        <w:t xml:space="preserve"> cho sinh viên Đại học Cần Thơ</w:t>
      </w:r>
      <w:r>
        <w:rPr>
          <w:sz w:val="26"/>
          <w:szCs w:val="26"/>
        </w:rPr>
        <w:t>.</w:t>
      </w:r>
    </w:p>
    <w:p w14:paraId="44E0B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Sau khi hoàn thành, ứng dụng này sẽ đượng đoàn trường Đại học Cần Thơ triển khai sử dụng vì vậy sẽ đảm bảo phần mềm được duy trì lâu dài.</w:t>
      </w:r>
    </w:p>
    <w:p w14:paraId="7C67D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Ứng dụng được xây dựng miễn phí hoàn toàn không gặp các rào cản trong vấn đề bản quyền.</w:t>
      </w:r>
    </w:p>
    <w:p w14:paraId="373E8F53"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w:t>
      </w:r>
      <w:r w:rsidR="00A11054">
        <w:rPr>
          <w:sz w:val="26"/>
          <w:szCs w:val="26"/>
          <w:lang w:val="en-US"/>
        </w:rPr>
        <w:t>chạy trên nền tảng website nên có thể hoạt động tiện dụng</w:t>
      </w:r>
      <w:r>
        <w:rPr>
          <w:sz w:val="26"/>
          <w:szCs w:val="26"/>
        </w:rPr>
        <w:t>.</w:t>
      </w:r>
    </w:p>
    <w:p w14:paraId="760D2BE8"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84" w:name="_46r0co2" w:colFirst="0" w:colLast="0"/>
      <w:bookmarkEnd w:id="84"/>
      <w:r w:rsidRPr="00B47DFC">
        <w:rPr>
          <w:rFonts w:ascii="Times New Roman" w:hAnsi="Times New Roman" w:cs="Times New Roman"/>
          <w:b/>
          <w:color w:val="auto"/>
        </w:rPr>
        <w:t>III. HƯỚNG PHÁT TRIỂN</w:t>
      </w:r>
    </w:p>
    <w:p w14:paraId="725A4B6E"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t>Từ các kết quả nghiên cứu được đã chứng minh rằng</w:t>
      </w:r>
      <w:r w:rsidR="00376982">
        <w:rPr>
          <w:sz w:val="26"/>
          <w:szCs w:val="26"/>
          <w:lang w:val="en-US"/>
        </w:rPr>
        <w:t xml:space="preserve"> Mạng xã hội cho sinh viên Đại học Cần Thơ</w:t>
      </w:r>
      <w:r>
        <w:rPr>
          <w:sz w:val="26"/>
          <w:szCs w:val="26"/>
        </w:rPr>
        <w:t xml:space="preserve"> là thực sự cần thiết trong việc tin học hóa công tác giáo dụng tại nhà trường. Vì vậy, sau khi ứng dụng được đưa vào sử dụng một thời gian, chúng ta sẽ nâng cấp để ứng dụng ngày một hoàn thiện nhằm ứng nhu cầu ngày càng cao của người dùng. </w:t>
      </w:r>
    </w:p>
    <w:p w14:paraId="0D0CA763"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lastRenderedPageBreak/>
        <w:t>Do đó hướng phát triển của hệ thống là:</w:t>
      </w:r>
    </w:p>
    <w:p w14:paraId="397E2E2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Phát triển thêm một số chức năng mới</w:t>
      </w:r>
    </w:p>
    <w:p w14:paraId="38BD2F9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Nâng cấp các chức năng cũ: </w:t>
      </w:r>
      <w:r w:rsidR="00376982">
        <w:rPr>
          <w:sz w:val="26"/>
          <w:szCs w:val="26"/>
          <w:lang w:val="en-US"/>
        </w:rPr>
        <w:t>quản lý file</w:t>
      </w:r>
      <w:r>
        <w:rPr>
          <w:sz w:val="26"/>
          <w:szCs w:val="26"/>
        </w:rPr>
        <w:t xml:space="preserve">, </w:t>
      </w:r>
      <w:r w:rsidR="00376982">
        <w:rPr>
          <w:sz w:val="26"/>
          <w:szCs w:val="26"/>
          <w:lang w:val="en-US"/>
        </w:rPr>
        <w:t>trò chuyện cá nhân</w:t>
      </w:r>
      <w:r>
        <w:rPr>
          <w:sz w:val="26"/>
          <w:szCs w:val="26"/>
        </w:rPr>
        <w:t>, … được linh động và dễ sử dụng hơn.</w:t>
      </w:r>
    </w:p>
    <w:p w14:paraId="4CD767C8"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Hoàn</w:t>
      </w:r>
      <w:r w:rsidR="00376982">
        <w:rPr>
          <w:sz w:val="26"/>
          <w:szCs w:val="26"/>
        </w:rPr>
        <w:t xml:space="preserve"> thiện giao diện ứng dụng sao</w:t>
      </w:r>
      <w:r>
        <w:rPr>
          <w:sz w:val="26"/>
          <w:szCs w:val="26"/>
        </w:rPr>
        <w:t xml:space="preserve"> cho thật thân thiện với người dùng.</w:t>
      </w:r>
    </w:p>
    <w:p w14:paraId="7EB538C5" w14:textId="77777777" w:rsidR="00B47DFC" w:rsidRDefault="00F35A18"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lang w:val="en-US"/>
        </w:rPr>
        <w:t>Phát triển thêm trên nền tản di động.</w:t>
      </w:r>
    </w:p>
    <w:p w14:paraId="094FEAF6"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9F5898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BAACA2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21B0607"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1C300AE"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0FDC74A"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12D31E9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4848E330"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F4096F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BEC0BC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98C6B72"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6B02B6F3" w14:textId="77777777" w:rsidR="00F467EF" w:rsidRDefault="00F467EF">
      <w:pPr>
        <w:spacing w:after="160" w:line="259" w:lineRule="auto"/>
        <w:rPr>
          <w:b/>
          <w:sz w:val="26"/>
          <w:szCs w:val="26"/>
        </w:rPr>
      </w:pPr>
      <w:bookmarkStart w:id="85" w:name="_2lwamvv" w:colFirst="0" w:colLast="0"/>
      <w:bookmarkEnd w:id="85"/>
      <w:r>
        <w:rPr>
          <w:sz w:val="26"/>
          <w:szCs w:val="26"/>
        </w:rPr>
        <w:br w:type="page"/>
      </w:r>
    </w:p>
    <w:p w14:paraId="62316D81"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TÀI LIỆU THAM KHẢO</w:t>
      </w:r>
    </w:p>
    <w:p w14:paraId="1D42D6FD" w14:textId="77777777" w:rsidR="00B47DFC" w:rsidRDefault="006E097B" w:rsidP="00B47DFC">
      <w:pPr>
        <w:pBdr>
          <w:top w:val="nil"/>
          <w:left w:val="nil"/>
          <w:bottom w:val="nil"/>
          <w:right w:val="nil"/>
          <w:between w:val="nil"/>
        </w:pBdr>
        <w:spacing w:line="360" w:lineRule="auto"/>
        <w:jc w:val="both"/>
        <w:rPr>
          <w:sz w:val="26"/>
          <w:szCs w:val="26"/>
        </w:rPr>
      </w:pPr>
      <w:r>
        <w:rPr>
          <w:sz w:val="26"/>
          <w:szCs w:val="26"/>
        </w:rPr>
        <w:t xml:space="preserve">[1] </w:t>
      </w:r>
      <w:r>
        <w:rPr>
          <w:sz w:val="26"/>
          <w:szCs w:val="26"/>
          <w:lang w:val="en-US"/>
        </w:rPr>
        <w:t>Laravel</w:t>
      </w:r>
      <w:r w:rsidR="00B47DFC">
        <w:rPr>
          <w:sz w:val="26"/>
          <w:szCs w:val="26"/>
        </w:rPr>
        <w:t xml:space="preserve"> –</w:t>
      </w:r>
      <w:r w:rsidRPr="006E097B">
        <w:t xml:space="preserve"> </w:t>
      </w:r>
      <w:hyperlink r:id="rId15" w:history="1">
        <w:r w:rsidRPr="006E097B">
          <w:rPr>
            <w:rStyle w:val="Hyperlink"/>
            <w:sz w:val="26"/>
            <w:szCs w:val="26"/>
          </w:rPr>
          <w:t>https://laravel.com/docs/8.x</w:t>
        </w:r>
      </w:hyperlink>
      <w:r w:rsidR="00B47DFC">
        <w:fldChar w:fldCharType="begin"/>
      </w:r>
      <w:r w:rsidR="00B47DFC">
        <w:instrText xml:space="preserve"> HYPERLINK "http://developer.android.com/index.html" </w:instrText>
      </w:r>
      <w:r w:rsidR="00B47DFC">
        <w:fldChar w:fldCharType="separate"/>
      </w:r>
    </w:p>
    <w:p w14:paraId="283E7BAF" w14:textId="52403252"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 xml:space="preserve">[2] </w:t>
      </w:r>
      <w:del w:id="86" w:author="Minh Nghia Le" w:date="2020-10-31T11:18:00Z">
        <w:r w:rsidR="006E097B" w:rsidDel="00BE55E8">
          <w:rPr>
            <w:sz w:val="26"/>
            <w:szCs w:val="26"/>
            <w:lang w:val="en-US"/>
          </w:rPr>
          <w:delText>Jquery</w:delText>
        </w:r>
        <w:r w:rsidDel="00BE55E8">
          <w:rPr>
            <w:sz w:val="26"/>
            <w:szCs w:val="26"/>
          </w:rPr>
          <w:delText xml:space="preserve"> </w:delText>
        </w:r>
      </w:del>
      <w:proofErr w:type="spellStart"/>
      <w:ins w:id="87" w:author="Minh Nghia Le" w:date="2020-10-31T11:18:00Z">
        <w:r w:rsidR="00BE55E8">
          <w:rPr>
            <w:sz w:val="26"/>
            <w:szCs w:val="26"/>
            <w:lang w:val="en-US"/>
          </w:rPr>
          <w:t>J</w:t>
        </w:r>
        <w:r w:rsidR="00BE55E8">
          <w:rPr>
            <w:sz w:val="26"/>
            <w:szCs w:val="26"/>
            <w:lang w:val="en-US"/>
          </w:rPr>
          <w:t>Q</w:t>
        </w:r>
        <w:r w:rsidR="00BE55E8">
          <w:rPr>
            <w:sz w:val="26"/>
            <w:szCs w:val="26"/>
            <w:lang w:val="en-US"/>
          </w:rPr>
          <w:t>uery</w:t>
        </w:r>
        <w:proofErr w:type="spellEnd"/>
        <w:r w:rsidR="00BE55E8">
          <w:rPr>
            <w:sz w:val="26"/>
            <w:szCs w:val="26"/>
          </w:rPr>
          <w:t xml:space="preserve"> </w:t>
        </w:r>
      </w:ins>
      <w:r>
        <w:rPr>
          <w:sz w:val="26"/>
          <w:szCs w:val="26"/>
        </w:rPr>
        <w:t xml:space="preserve">– </w:t>
      </w:r>
      <w:hyperlink r:id="rId16" w:history="1">
        <w:r w:rsidR="006E097B" w:rsidRPr="006E097B">
          <w:rPr>
            <w:rStyle w:val="Hyperlink"/>
            <w:sz w:val="26"/>
            <w:szCs w:val="26"/>
          </w:rPr>
          <w:t>https://api.jquery.com/</w:t>
        </w:r>
      </w:hyperlink>
      <w:r w:rsidR="006E097B" w:rsidRPr="006E097B">
        <w:rPr>
          <w:sz w:val="26"/>
          <w:szCs w:val="26"/>
        </w:rPr>
        <w:t xml:space="preserve"> </w:t>
      </w:r>
      <w:r>
        <w:fldChar w:fldCharType="begin"/>
      </w:r>
      <w:r>
        <w:instrText xml:space="preserve"> HYPERLINK "https://www.parse.com/docs/android_guide" </w:instrText>
      </w:r>
      <w:r>
        <w:fldChar w:fldCharType="separate"/>
      </w:r>
    </w:p>
    <w:p w14:paraId="001B9EE7"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[3</w:t>
      </w:r>
      <w:r>
        <w:rPr>
          <w:sz w:val="26"/>
          <w:szCs w:val="26"/>
        </w:rPr>
        <w:t xml:space="preserve">] </w:t>
      </w:r>
      <w:r w:rsidR="006E097B">
        <w:rPr>
          <w:sz w:val="26"/>
          <w:szCs w:val="26"/>
          <w:lang w:val="en-US"/>
        </w:rPr>
        <w:t>Bootstrap</w:t>
      </w:r>
      <w:r>
        <w:rPr>
          <w:sz w:val="26"/>
          <w:szCs w:val="26"/>
        </w:rPr>
        <w:t xml:space="preserve"> – </w:t>
      </w:r>
      <w:hyperlink r:id="rId17" w:history="1">
        <w:r w:rsidR="006E097B" w:rsidRPr="006E097B">
          <w:rPr>
            <w:rStyle w:val="Hyperlink"/>
            <w:sz w:val="26"/>
            <w:szCs w:val="26"/>
          </w:rPr>
          <w:t>https://getbootstrap.com/docs/4.1/getting-started/introduction/</w:t>
        </w:r>
      </w:hyperlink>
      <w:r>
        <w:fldChar w:fldCharType="begin"/>
      </w:r>
      <w:r>
        <w:instrText xml:space="preserve"> HYPERLINK "https://developers.facebook.com/docs/android" </w:instrText>
      </w:r>
      <w:r>
        <w:fldChar w:fldCharType="separate"/>
      </w:r>
    </w:p>
    <w:p w14:paraId="3EABAB7B"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[4</w:t>
      </w:r>
      <w:r>
        <w:rPr>
          <w:sz w:val="26"/>
          <w:szCs w:val="26"/>
        </w:rPr>
        <w:t xml:space="preserve">] </w:t>
      </w:r>
      <w:r w:rsidR="006E097B">
        <w:rPr>
          <w:sz w:val="26"/>
          <w:szCs w:val="26"/>
          <w:lang w:val="en-US"/>
        </w:rPr>
        <w:t>Firebase</w:t>
      </w:r>
      <w:r>
        <w:rPr>
          <w:sz w:val="26"/>
          <w:szCs w:val="26"/>
        </w:rPr>
        <w:t xml:space="preserve"> – </w:t>
      </w:r>
      <w:hyperlink r:id="rId18" w:history="1">
        <w:r w:rsidR="006E097B" w:rsidRPr="006E097B">
          <w:rPr>
            <w:rStyle w:val="Hyperlink"/>
            <w:sz w:val="26"/>
            <w:szCs w:val="26"/>
          </w:rPr>
          <w:t>https://firebase.google.com/docs</w:t>
        </w:r>
      </w:hyperlink>
      <w:r w:rsidR="006E097B" w:rsidRPr="006E097B">
        <w:rPr>
          <w:sz w:val="26"/>
          <w:szCs w:val="26"/>
        </w:rPr>
        <w:t xml:space="preserve"> </w:t>
      </w:r>
      <w:r>
        <w:fldChar w:fldCharType="begin"/>
      </w:r>
      <w:r>
        <w:instrText xml:space="preserve"> HYPERLINK "http://cloudinary.com/documentation/java_integration" </w:instrText>
      </w:r>
      <w:r>
        <w:fldChar w:fldCharType="separate"/>
      </w:r>
    </w:p>
    <w:p w14:paraId="5ADE63ED" w14:textId="77777777" w:rsidR="00C61A1A" w:rsidRDefault="00C61A1A">
      <w:pPr>
        <w:spacing w:after="160" w:line="259" w:lineRule="auto"/>
        <w:rPr>
          <w:sz w:val="26"/>
          <w:szCs w:val="26"/>
        </w:rPr>
      </w:pPr>
      <w:r>
        <w:rPr>
          <w:sz w:val="26"/>
          <w:szCs w:val="26"/>
        </w:rPr>
        <w:br w:type="page"/>
      </w:r>
    </w:p>
    <w:p w14:paraId="20AC65F3" w14:textId="77777777" w:rsidR="00C61A1A" w:rsidRPr="00C94360" w:rsidRDefault="00C61A1A" w:rsidP="00C61A1A">
      <w:pPr>
        <w:spacing w:line="360" w:lineRule="auto"/>
        <w:jc w:val="center"/>
        <w:rPr>
          <w:b/>
          <w:bCs/>
          <w:color w:val="000000"/>
          <w:sz w:val="28"/>
        </w:rPr>
      </w:pPr>
      <w:bookmarkStart w:id="88" w:name="_Toc80698503"/>
      <w:r w:rsidRPr="00C94360">
        <w:rPr>
          <w:b/>
          <w:bCs/>
          <w:color w:val="000000"/>
          <w:sz w:val="28"/>
        </w:rPr>
        <w:lastRenderedPageBreak/>
        <w:t>NGHIÊN CỨU KHOA HỌC CẤP CƠ SỞ</w:t>
      </w:r>
    </w:p>
    <w:p w14:paraId="10CFCF81" w14:textId="77777777" w:rsidR="00C61A1A" w:rsidRPr="00C94360" w:rsidRDefault="00C61A1A" w:rsidP="00C61A1A">
      <w:pPr>
        <w:spacing w:line="360" w:lineRule="auto"/>
        <w:jc w:val="center"/>
        <w:rPr>
          <w:b/>
          <w:bCs/>
          <w:color w:val="000000"/>
        </w:rPr>
      </w:pPr>
      <w:r w:rsidRPr="00C94360">
        <w:rPr>
          <w:b/>
          <w:bCs/>
          <w:color w:val="000000"/>
          <w:sz w:val="28"/>
        </w:rPr>
        <w:t>(do sinh viên thực hiện)</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21"/>
        <w:gridCol w:w="2070"/>
        <w:gridCol w:w="1325"/>
        <w:gridCol w:w="1078"/>
        <w:gridCol w:w="597"/>
        <w:gridCol w:w="942"/>
        <w:gridCol w:w="236"/>
        <w:gridCol w:w="939"/>
        <w:gridCol w:w="628"/>
        <w:gridCol w:w="1478"/>
      </w:tblGrid>
      <w:tr w:rsidR="00C61A1A" w:rsidRPr="00C94360" w14:paraId="2D2F8AA4" w14:textId="77777777" w:rsidTr="00E2120D">
        <w:trPr>
          <w:trHeight w:val="422"/>
        </w:trPr>
        <w:tc>
          <w:tcPr>
            <w:tcW w:w="6986" w:type="dxa"/>
            <w:gridSpan w:val="8"/>
            <w:tcBorders>
              <w:top w:val="single" w:sz="4" w:space="0" w:color="auto"/>
              <w:left w:val="single" w:sz="4" w:space="0" w:color="auto"/>
              <w:bottom w:val="single" w:sz="4" w:space="0" w:color="auto"/>
              <w:right w:val="single" w:sz="4" w:space="0" w:color="auto"/>
            </w:tcBorders>
            <w:noWrap/>
          </w:tcPr>
          <w:p w14:paraId="0F58527F" w14:textId="77777777" w:rsidR="00C61A1A" w:rsidRPr="00C94360" w:rsidRDefault="00C61A1A" w:rsidP="00C61A1A">
            <w:pPr>
              <w:numPr>
                <w:ilvl w:val="0"/>
                <w:numId w:val="41"/>
              </w:numPr>
              <w:spacing w:before="120" w:line="360" w:lineRule="auto"/>
              <w:jc w:val="both"/>
              <w:rPr>
                <w:b/>
                <w:bCs/>
                <w:color w:val="000000"/>
              </w:rPr>
            </w:pPr>
            <w:r w:rsidRPr="00C94360">
              <w:rPr>
                <w:b/>
                <w:bCs/>
                <w:color w:val="000000"/>
              </w:rPr>
              <w:t>TÊN ĐỀ TÀI</w:t>
            </w:r>
          </w:p>
          <w:p w14:paraId="4A618251" w14:textId="77777777" w:rsidR="00C61A1A" w:rsidRPr="00C94360" w:rsidRDefault="00C61A1A" w:rsidP="00E2120D">
            <w:pPr>
              <w:spacing w:before="120" w:line="360" w:lineRule="auto"/>
              <w:ind w:left="720"/>
              <w:jc w:val="both"/>
              <w:rPr>
                <w:b/>
                <w:bCs/>
                <w:color w:val="000000"/>
              </w:rPr>
            </w:pPr>
            <w:r w:rsidRPr="00C94360">
              <w:rPr>
                <w:b/>
                <w:bCs/>
                <w:color w:val="000000"/>
              </w:rPr>
              <w:t xml:space="preserve">Mạng xã hội </w:t>
            </w:r>
            <w:r>
              <w:rPr>
                <w:b/>
                <w:bCs/>
                <w:color w:val="000000"/>
              </w:rPr>
              <w:t xml:space="preserve">cho </w:t>
            </w:r>
            <w:r w:rsidRPr="00C94360">
              <w:rPr>
                <w:b/>
                <w:bCs/>
                <w:color w:val="000000"/>
              </w:rPr>
              <w:t xml:space="preserve">sinh viên </w:t>
            </w:r>
            <w:r>
              <w:rPr>
                <w:b/>
                <w:bCs/>
                <w:color w:val="000000"/>
              </w:rPr>
              <w:t xml:space="preserve">trường </w:t>
            </w:r>
            <w:r w:rsidRPr="00C94360">
              <w:rPr>
                <w:b/>
                <w:bCs/>
                <w:color w:val="000000"/>
              </w:rPr>
              <w:t xml:space="preserve">Đại </w:t>
            </w:r>
            <w:r>
              <w:rPr>
                <w:b/>
                <w:bCs/>
                <w:color w:val="000000"/>
              </w:rPr>
              <w:t>h</w:t>
            </w:r>
            <w:r w:rsidRPr="00C94360">
              <w:rPr>
                <w:b/>
                <w:bCs/>
                <w:color w:val="000000"/>
              </w:rPr>
              <w:t>ọc Cần Thơ</w:t>
            </w:r>
          </w:p>
          <w:p w14:paraId="19D12F66" w14:textId="77777777" w:rsidR="00C61A1A" w:rsidRPr="00C94360" w:rsidRDefault="00C61A1A" w:rsidP="00E2120D">
            <w:pPr>
              <w:spacing w:before="120" w:line="360" w:lineRule="auto"/>
              <w:jc w:val="both"/>
              <w:rPr>
                <w:b/>
                <w:bCs/>
                <w:color w:val="000000"/>
              </w:rPr>
            </w:pPr>
          </w:p>
        </w:tc>
        <w:tc>
          <w:tcPr>
            <w:tcW w:w="3045" w:type="dxa"/>
            <w:gridSpan w:val="3"/>
            <w:tcBorders>
              <w:top w:val="single" w:sz="4" w:space="0" w:color="auto"/>
              <w:left w:val="single" w:sz="4" w:space="0" w:color="auto"/>
              <w:bottom w:val="single" w:sz="4" w:space="0" w:color="auto"/>
              <w:right w:val="single" w:sz="4" w:space="0" w:color="auto"/>
            </w:tcBorders>
            <w:noWrap/>
          </w:tcPr>
          <w:p w14:paraId="09142AF5" w14:textId="77777777" w:rsidR="00C61A1A" w:rsidRPr="00C94360" w:rsidRDefault="00C61A1A" w:rsidP="00E2120D">
            <w:pPr>
              <w:spacing w:before="120" w:line="360" w:lineRule="auto"/>
              <w:jc w:val="both"/>
              <w:rPr>
                <w:b/>
                <w:bCs/>
                <w:color w:val="000000"/>
              </w:rPr>
            </w:pPr>
            <w:r w:rsidRPr="00C94360">
              <w:rPr>
                <w:b/>
                <w:bCs/>
                <w:color w:val="000000"/>
              </w:rPr>
              <w:t>2. MÃ SỐ</w:t>
            </w:r>
          </w:p>
          <w:p w14:paraId="65C0B6BE" w14:textId="77777777" w:rsidR="00C61A1A" w:rsidRPr="00C94360" w:rsidRDefault="00C61A1A" w:rsidP="00E2120D">
            <w:pPr>
              <w:spacing w:before="120" w:line="360" w:lineRule="auto"/>
              <w:jc w:val="center"/>
              <w:rPr>
                <w:b/>
                <w:bCs/>
                <w:color w:val="000000"/>
              </w:rPr>
            </w:pPr>
            <w:r>
              <w:rPr>
                <w:b/>
                <w:bCs/>
                <w:color w:val="000000"/>
              </w:rPr>
              <w:t>TSV2020-48</w:t>
            </w:r>
          </w:p>
        </w:tc>
      </w:tr>
      <w:tr w:rsidR="00C61A1A" w:rsidRPr="00C94360" w14:paraId="1CC501DE" w14:textId="77777777" w:rsidTr="00E2120D">
        <w:trPr>
          <w:trHeight w:val="422"/>
        </w:trPr>
        <w:tc>
          <w:tcPr>
            <w:tcW w:w="10031" w:type="dxa"/>
            <w:gridSpan w:val="11"/>
            <w:tcBorders>
              <w:top w:val="single" w:sz="4" w:space="0" w:color="auto"/>
            </w:tcBorders>
            <w:noWrap/>
          </w:tcPr>
          <w:p w14:paraId="13E67379" w14:textId="77777777" w:rsidR="00C61A1A" w:rsidRPr="00C94360" w:rsidRDefault="00C61A1A" w:rsidP="00E2120D">
            <w:pPr>
              <w:spacing w:before="120" w:line="360" w:lineRule="auto"/>
              <w:jc w:val="both"/>
              <w:rPr>
                <w:b/>
                <w:bCs/>
                <w:color w:val="000000"/>
              </w:rPr>
            </w:pPr>
            <w:r w:rsidRPr="00C94360">
              <w:rPr>
                <w:b/>
                <w:bCs/>
                <w:color w:val="000000"/>
              </w:rPr>
              <w:t>Lĩnh vực ưu tiên</w:t>
            </w:r>
          </w:p>
          <w:p w14:paraId="0AE89DC9"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1. Ứng dụng công nghệ cao trong nông nghiệp, thủy sản và môi trường</w:t>
            </w:r>
          </w:p>
          <w:p w14:paraId="18F9DDAC"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2. Quản lý và sử dụng bền vững tài nguyên thiên nhiên</w:t>
            </w:r>
          </w:p>
          <w:p w14:paraId="44B9C50F" w14:textId="77777777" w:rsidR="00C61A1A" w:rsidRPr="00C94360" w:rsidRDefault="00C61A1A" w:rsidP="00E2120D">
            <w:pPr>
              <w:spacing w:before="120" w:line="360" w:lineRule="auto"/>
              <w:ind w:left="851"/>
              <w:jc w:val="both"/>
              <w:rPr>
                <w:bCs/>
                <w:color w:val="000000"/>
              </w:rPr>
            </w:pPr>
            <w:r w:rsidRPr="00C94360">
              <w:rPr>
                <w:bCs/>
                <w:color w:val="000000"/>
              </w:rPr>
              <w:sym w:font="Wingdings 2" w:char="F052"/>
            </w:r>
            <w:r w:rsidRPr="00C94360">
              <w:rPr>
                <w:bCs/>
                <w:color w:val="000000"/>
              </w:rPr>
              <w:t>Lĩnh vực 3. Kỹ thuật công nghệ và công nghệ thông tin – truyền thông</w:t>
            </w:r>
          </w:p>
          <w:p w14:paraId="25C9A56B"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4. Khoa học Giáo dục, Luật và Xã hội Nhân văn</w:t>
            </w:r>
          </w:p>
          <w:p w14:paraId="43DBD2F6"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5. Phát triển kinh tế, thị trường</w:t>
            </w:r>
          </w:p>
          <w:p w14:paraId="63390015" w14:textId="77777777" w:rsidR="00C61A1A" w:rsidRPr="00C94360" w:rsidRDefault="00C61A1A" w:rsidP="00E2120D">
            <w:pPr>
              <w:spacing w:before="120" w:line="360" w:lineRule="auto"/>
              <w:ind w:left="851"/>
              <w:jc w:val="both"/>
              <w:rPr>
                <w:bCs/>
                <w:color w:val="000000"/>
                <w:sz w:val="22"/>
                <w:szCs w:val="20"/>
              </w:rPr>
            </w:pPr>
            <w:r w:rsidRPr="00C94360">
              <w:rPr>
                <w:bCs/>
                <w:color w:val="000000"/>
              </w:rPr>
              <w:sym w:font="Wingdings" w:char="F06F"/>
            </w:r>
            <w:r w:rsidRPr="00C94360">
              <w:rPr>
                <w:bCs/>
                <w:color w:val="000000"/>
              </w:rPr>
              <w:t xml:space="preserve"> Không thuộc 05 Lĩnh vực ưu tiên.</w:t>
            </w:r>
          </w:p>
        </w:tc>
      </w:tr>
      <w:tr w:rsidR="00C61A1A" w:rsidRPr="00C94360" w14:paraId="0C28E09A" w14:textId="77777777" w:rsidTr="00E2120D">
        <w:trPr>
          <w:trHeight w:val="2039"/>
        </w:trPr>
        <w:tc>
          <w:tcPr>
            <w:tcW w:w="6986" w:type="dxa"/>
            <w:gridSpan w:val="8"/>
            <w:noWrap/>
          </w:tcPr>
          <w:p w14:paraId="4CE56C20" w14:textId="77777777" w:rsidR="00C61A1A" w:rsidRPr="00C94360" w:rsidRDefault="00C61A1A" w:rsidP="00E2120D">
            <w:pPr>
              <w:spacing w:before="120" w:line="360" w:lineRule="auto"/>
              <w:jc w:val="both"/>
              <w:rPr>
                <w:color w:val="000000"/>
                <w:sz w:val="22"/>
                <w:szCs w:val="22"/>
              </w:rPr>
            </w:pPr>
            <w:r w:rsidRPr="00C94360">
              <w:rPr>
                <w:b/>
                <w:bCs/>
                <w:color w:val="000000"/>
                <w:sz w:val="22"/>
                <w:szCs w:val="22"/>
              </w:rPr>
              <w:t>3. LĨNH VỰC NGHIÊN CỨU</w:t>
            </w:r>
            <w:r w:rsidRPr="00C94360">
              <w:rPr>
                <w:color w:val="000000"/>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C61A1A" w:rsidRPr="00C94360" w14:paraId="46917FE8" w14:textId="77777777" w:rsidTr="00E2120D">
              <w:trPr>
                <w:jc w:val="center"/>
              </w:trPr>
              <w:tc>
                <w:tcPr>
                  <w:tcW w:w="1276" w:type="dxa"/>
                  <w:tcMar>
                    <w:left w:w="57" w:type="dxa"/>
                    <w:right w:w="57" w:type="dxa"/>
                  </w:tcMar>
                  <w:vAlign w:val="center"/>
                </w:tcPr>
                <w:p w14:paraId="1871F699" w14:textId="77777777" w:rsidR="00C61A1A" w:rsidRPr="00C94360" w:rsidRDefault="00C61A1A" w:rsidP="00E2120D">
                  <w:pPr>
                    <w:spacing w:before="120" w:line="360" w:lineRule="auto"/>
                    <w:jc w:val="both"/>
                    <w:rPr>
                      <w:color w:val="000000"/>
                    </w:rPr>
                  </w:pPr>
                  <w:r w:rsidRPr="00C94360">
                    <w:rPr>
                      <w:color w:val="000000"/>
                    </w:rPr>
                    <w:t>Khoa học Tự nhiên</w:t>
                  </w:r>
                </w:p>
              </w:tc>
              <w:tc>
                <w:tcPr>
                  <w:tcW w:w="561" w:type="dxa"/>
                  <w:tcMar>
                    <w:left w:w="28" w:type="dxa"/>
                    <w:right w:w="28" w:type="dxa"/>
                  </w:tcMar>
                </w:tcPr>
                <w:p w14:paraId="670DFF6E" w14:textId="77777777" w:rsidR="00C61A1A" w:rsidRPr="00C94360" w:rsidRDefault="00C61A1A" w:rsidP="00E2120D">
                  <w:pPr>
                    <w:spacing w:before="120" w:line="360" w:lineRule="auto"/>
                    <w:jc w:val="center"/>
                    <w:rPr>
                      <w:color w:val="000000"/>
                      <w:spacing w:val="-10"/>
                    </w:rPr>
                  </w:pPr>
                  <w:r w:rsidRPr="00C94360">
                    <w:rPr>
                      <w:noProof/>
                      <w:color w:val="000000"/>
                      <w:spacing w:val="-10"/>
                      <w:sz w:val="20"/>
                      <w:lang w:val="en-US"/>
                    </w:rPr>
                    <mc:AlternateContent>
                      <mc:Choice Requires="wps">
                        <w:drawing>
                          <wp:anchor distT="0" distB="0" distL="114300" distR="114300" simplePos="0" relativeHeight="251667456" behindDoc="0" locked="0" layoutInCell="1" allowOverlap="1" wp14:anchorId="5885CD15" wp14:editId="201985E2">
                            <wp:simplePos x="0" y="0"/>
                            <wp:positionH relativeFrom="column">
                              <wp:posOffset>40640</wp:posOffset>
                            </wp:positionH>
                            <wp:positionV relativeFrom="paragraph">
                              <wp:posOffset>64770</wp:posOffset>
                            </wp:positionV>
                            <wp:extent cx="237490" cy="241935"/>
                            <wp:effectExtent l="8890" t="13970" r="10795" b="1079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F9837" id="Rectangle 132"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"/>
                        </w:pict>
                      </mc:Fallback>
                    </mc:AlternateContent>
                  </w:r>
                </w:p>
              </w:tc>
              <w:tc>
                <w:tcPr>
                  <w:tcW w:w="2385" w:type="dxa"/>
                  <w:vAlign w:val="center"/>
                </w:tcPr>
                <w:p w14:paraId="1F0D137A" w14:textId="77777777" w:rsidR="00C61A1A" w:rsidRPr="00C94360" w:rsidRDefault="00C61A1A" w:rsidP="00E2120D">
                  <w:pPr>
                    <w:pStyle w:val="NormalWeb"/>
                    <w:spacing w:before="120" w:beforeAutospacing="0" w:after="0" w:afterAutospacing="0" w:line="360" w:lineRule="auto"/>
                    <w:jc w:val="both"/>
                    <w:rPr>
                      <w:color w:val="000000"/>
                      <w:sz w:val="22"/>
                      <w:szCs w:val="22"/>
                    </w:rPr>
                  </w:pPr>
                  <w:r w:rsidRPr="00C94360">
                    <w:rPr>
                      <w:color w:val="000000"/>
                      <w:sz w:val="22"/>
                      <w:szCs w:val="22"/>
                    </w:rPr>
                    <w:t>Khoa học Kỹ thuật và Công nghệ</w:t>
                  </w:r>
                </w:p>
              </w:tc>
              <w:tc>
                <w:tcPr>
                  <w:tcW w:w="732" w:type="dxa"/>
                </w:tcPr>
                <w:p w14:paraId="53B0F41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9504" behindDoc="0" locked="0" layoutInCell="1" allowOverlap="1" wp14:anchorId="0E31EE1F" wp14:editId="2C88C586">
                            <wp:simplePos x="0" y="0"/>
                            <wp:positionH relativeFrom="column">
                              <wp:posOffset>2540</wp:posOffset>
                            </wp:positionH>
                            <wp:positionV relativeFrom="paragraph">
                              <wp:posOffset>66040</wp:posOffset>
                            </wp:positionV>
                            <wp:extent cx="237490" cy="241935"/>
                            <wp:effectExtent l="6350" t="5715" r="13335" b="952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txbx>
                                    <w:txbxContent>
                                      <w:p w14:paraId="10FBBD45" w14:textId="77777777" w:rsidR="00E2120D" w:rsidRDefault="00E2120D" w:rsidP="00C61A1A">
                                        <w: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1EE1F" id="Rectangle 131" o:spid="_x0000_s1029" style="position:absolute;left:0;text-align:left;margin-left:.2pt;margin-top:5.2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">
                            <v:textbox>
                              <w:txbxContent>
                                <w:p w14:paraId="10FBBD45" w14:textId="77777777" w:rsidR="00E2120D" w:rsidRDefault="00E2120D" w:rsidP="00C61A1A">
                                  <w:r>
                                    <w:sym w:font="Wingdings" w:char="F0FC"/>
                                  </w:r>
                                </w:p>
                              </w:txbxContent>
                            </v:textbox>
                          </v:rect>
                        </w:pict>
                      </mc:Fallback>
                    </mc:AlternateContent>
                  </w:r>
                </w:p>
              </w:tc>
            </w:tr>
            <w:tr w:rsidR="00C61A1A" w:rsidRPr="00C94360" w14:paraId="041451ED" w14:textId="77777777" w:rsidTr="00E2120D">
              <w:trPr>
                <w:jc w:val="center"/>
              </w:trPr>
              <w:tc>
                <w:tcPr>
                  <w:tcW w:w="1276" w:type="dxa"/>
                  <w:tcMar>
                    <w:left w:w="57" w:type="dxa"/>
                    <w:right w:w="57" w:type="dxa"/>
                  </w:tcMar>
                </w:tcPr>
                <w:p w14:paraId="56E4C7CA" w14:textId="77777777" w:rsidR="00C61A1A" w:rsidRPr="00C94360" w:rsidRDefault="00C61A1A" w:rsidP="00E2120D">
                  <w:pPr>
                    <w:spacing w:before="120" w:line="360" w:lineRule="auto"/>
                    <w:jc w:val="both"/>
                    <w:rPr>
                      <w:color w:val="000000"/>
                    </w:rPr>
                  </w:pPr>
                  <w:r w:rsidRPr="00C94360">
                    <w:rPr>
                      <w:color w:val="000000"/>
                    </w:rPr>
                    <w:t>Khoa học Y, dược</w:t>
                  </w:r>
                </w:p>
              </w:tc>
              <w:tc>
                <w:tcPr>
                  <w:tcW w:w="561" w:type="dxa"/>
                  <w:tcMar>
                    <w:left w:w="28" w:type="dxa"/>
                    <w:right w:w="28" w:type="dxa"/>
                  </w:tcMar>
                </w:tcPr>
                <w:p w14:paraId="21D1686D"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8480" behindDoc="0" locked="0" layoutInCell="1" allowOverlap="1" wp14:anchorId="160E6A3E" wp14:editId="420E87B8">
                            <wp:simplePos x="0" y="0"/>
                            <wp:positionH relativeFrom="column">
                              <wp:posOffset>50800</wp:posOffset>
                            </wp:positionH>
                            <wp:positionV relativeFrom="paragraph">
                              <wp:posOffset>54610</wp:posOffset>
                            </wp:positionV>
                            <wp:extent cx="237490" cy="241935"/>
                            <wp:effectExtent l="9525" t="5715" r="10160" b="952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16160" id="Rectangle 130"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FIQIAAD8EAAAOAAAAZHJzL2Uyb0RvYy54bWysU1Fv0zAQfkfiP1h+p2nTlq1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&#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Fj+LUUhAgAAPwQAAA4AAAAAAAAAAAAAAAAALgIAAGRycy9lMm9Eb2MueG1sUEsB&#10;Ai0AFAAGAAgAAAAhAN3hUQvbAAAABQEAAA8AAAAAAAAAAAAAAAAAewQAAGRycy9kb3ducmV2Lnht&#10;bFBLBQYAAAAABAAEAPMAAACDBQAAAAA=&#10;"/>
                        </w:pict>
                      </mc:Fallback>
                    </mc:AlternateContent>
                  </w:r>
                </w:p>
              </w:tc>
              <w:tc>
                <w:tcPr>
                  <w:tcW w:w="2385" w:type="dxa"/>
                  <w:vAlign w:val="center"/>
                </w:tcPr>
                <w:p w14:paraId="799FE17B" w14:textId="77777777" w:rsidR="00C61A1A" w:rsidRPr="00C94360" w:rsidRDefault="00C61A1A" w:rsidP="00E2120D">
                  <w:pPr>
                    <w:spacing w:before="120" w:line="360" w:lineRule="auto"/>
                    <w:jc w:val="both"/>
                    <w:rPr>
                      <w:color w:val="000000"/>
                    </w:rPr>
                  </w:pPr>
                  <w:r w:rsidRPr="00C94360">
                    <w:rPr>
                      <w:color w:val="000000"/>
                    </w:rPr>
                    <w:t>Khoa học Nông nghiệp</w:t>
                  </w:r>
                </w:p>
              </w:tc>
              <w:tc>
                <w:tcPr>
                  <w:tcW w:w="732" w:type="dxa"/>
                </w:tcPr>
                <w:p w14:paraId="059A1B41"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0528" behindDoc="0" locked="0" layoutInCell="1" allowOverlap="1" wp14:anchorId="4279645A" wp14:editId="460BA79D">
                            <wp:simplePos x="0" y="0"/>
                            <wp:positionH relativeFrom="column">
                              <wp:posOffset>2540</wp:posOffset>
                            </wp:positionH>
                            <wp:positionV relativeFrom="paragraph">
                              <wp:posOffset>59690</wp:posOffset>
                            </wp:positionV>
                            <wp:extent cx="237490" cy="241935"/>
                            <wp:effectExtent l="6350" t="10795" r="13335" b="1397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3164E" id="Rectangle 129" o:spid="_x0000_s1026" style="position:absolute;margin-left:.2pt;margin-top:4.7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oWIgIAAD8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"/>
                        </w:pict>
                      </mc:Fallback>
                    </mc:AlternateContent>
                  </w:r>
                </w:p>
              </w:tc>
            </w:tr>
            <w:tr w:rsidR="00C61A1A" w:rsidRPr="00C94360" w14:paraId="38E06208" w14:textId="77777777" w:rsidTr="00E2120D">
              <w:trPr>
                <w:jc w:val="center"/>
              </w:trPr>
              <w:tc>
                <w:tcPr>
                  <w:tcW w:w="1276" w:type="dxa"/>
                  <w:tcMar>
                    <w:left w:w="57" w:type="dxa"/>
                    <w:right w:w="57" w:type="dxa"/>
                  </w:tcMar>
                  <w:vAlign w:val="center"/>
                </w:tcPr>
                <w:p w14:paraId="1A97A540" w14:textId="77777777" w:rsidR="00C61A1A" w:rsidRPr="00C94360" w:rsidRDefault="00C61A1A" w:rsidP="00E2120D">
                  <w:pPr>
                    <w:spacing w:before="120" w:line="360" w:lineRule="auto"/>
                    <w:jc w:val="both"/>
                    <w:rPr>
                      <w:color w:val="000000"/>
                    </w:rPr>
                  </w:pPr>
                  <w:r w:rsidRPr="00C94360">
                    <w:rPr>
                      <w:color w:val="000000"/>
                    </w:rPr>
                    <w:t>Khoa học Xã hội</w:t>
                  </w:r>
                </w:p>
              </w:tc>
              <w:tc>
                <w:tcPr>
                  <w:tcW w:w="561" w:type="dxa"/>
                  <w:tcMar>
                    <w:left w:w="28" w:type="dxa"/>
                    <w:right w:w="28" w:type="dxa"/>
                  </w:tcMar>
                </w:tcPr>
                <w:p w14:paraId="46AB4BE9"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1552" behindDoc="0" locked="0" layoutInCell="1" allowOverlap="1" wp14:anchorId="482A007C" wp14:editId="0E6175B5">
                            <wp:simplePos x="0" y="0"/>
                            <wp:positionH relativeFrom="column">
                              <wp:posOffset>50800</wp:posOffset>
                            </wp:positionH>
                            <wp:positionV relativeFrom="paragraph">
                              <wp:posOffset>52070</wp:posOffset>
                            </wp:positionV>
                            <wp:extent cx="237490" cy="241935"/>
                            <wp:effectExtent l="9525" t="5080" r="10160" b="1016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7D677" id="Rectangle 128" o:spid="_x0000_s1026" style="position:absolute;margin-left:4pt;margin-top:4.1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4IQIAAD8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Ls3r7ghAgAAPwQAAA4AAAAAAAAAAAAAAAAALgIAAGRycy9lMm9Eb2MueG1sUEsB&#10;Ai0AFAAGAAgAAAAhAJ2/o2rbAAAABQEAAA8AAAAAAAAAAAAAAAAAewQAAGRycy9kb3ducmV2Lnht&#10;bFBLBQYAAAAABAAEAPMAAACDBQAAAAA=&#10;"/>
                        </w:pict>
                      </mc:Fallback>
                    </mc:AlternateContent>
                  </w:r>
                </w:p>
              </w:tc>
              <w:tc>
                <w:tcPr>
                  <w:tcW w:w="2385" w:type="dxa"/>
                  <w:vAlign w:val="center"/>
                </w:tcPr>
                <w:p w14:paraId="348C044F" w14:textId="77777777" w:rsidR="00C61A1A" w:rsidRPr="00C94360" w:rsidRDefault="00C61A1A" w:rsidP="00E2120D">
                  <w:pPr>
                    <w:spacing w:before="120" w:line="360" w:lineRule="auto"/>
                    <w:jc w:val="both"/>
                    <w:rPr>
                      <w:color w:val="000000"/>
                    </w:rPr>
                  </w:pPr>
                  <w:r w:rsidRPr="00C94360">
                    <w:rPr>
                      <w:color w:val="000000"/>
                    </w:rPr>
                    <w:t>Khoa học Nhân văn</w:t>
                  </w:r>
                </w:p>
              </w:tc>
              <w:tc>
                <w:tcPr>
                  <w:tcW w:w="732" w:type="dxa"/>
                </w:tcPr>
                <w:p w14:paraId="7A8E1C4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2576" behindDoc="0" locked="0" layoutInCell="1" allowOverlap="1" wp14:anchorId="4BED605E" wp14:editId="6C96D827">
                            <wp:simplePos x="0" y="0"/>
                            <wp:positionH relativeFrom="column">
                              <wp:posOffset>2540</wp:posOffset>
                            </wp:positionH>
                            <wp:positionV relativeFrom="paragraph">
                              <wp:posOffset>57150</wp:posOffset>
                            </wp:positionV>
                            <wp:extent cx="237490" cy="241935"/>
                            <wp:effectExtent l="6350" t="10160" r="13335" b="508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1EE7" id="Rectangle 127" o:spid="_x0000_s1026" style="position:absolute;margin-left:.2pt;margin-top:4.5pt;width:18.7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kzIgIAAD8EAAAOAAAAZHJzL2Uyb0RvYy54bWysU1Fv0zAQfkfiP1h+p2mzlq5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"/>
                        </w:pict>
                      </mc:Fallback>
                    </mc:AlternateContent>
                  </w:r>
                </w:p>
              </w:tc>
            </w:tr>
          </w:tbl>
          <w:p w14:paraId="131D9F41" w14:textId="77777777" w:rsidR="00C61A1A" w:rsidRPr="00C94360" w:rsidRDefault="00C61A1A" w:rsidP="00E2120D">
            <w:pPr>
              <w:spacing w:before="120" w:line="360" w:lineRule="auto"/>
              <w:jc w:val="both"/>
              <w:rPr>
                <w:color w:val="000000"/>
              </w:rPr>
            </w:pPr>
          </w:p>
        </w:tc>
        <w:tc>
          <w:tcPr>
            <w:tcW w:w="3045" w:type="dxa"/>
            <w:gridSpan w:val="3"/>
            <w:noWrap/>
          </w:tcPr>
          <w:p w14:paraId="72734BFD" w14:textId="77777777" w:rsidR="00C61A1A" w:rsidRPr="00C94360" w:rsidRDefault="00C61A1A" w:rsidP="00E2120D">
            <w:pPr>
              <w:spacing w:before="120" w:line="360" w:lineRule="auto"/>
              <w:jc w:val="both"/>
              <w:rPr>
                <w:b/>
                <w:bCs/>
                <w:color w:val="000000"/>
                <w:sz w:val="22"/>
                <w:szCs w:val="22"/>
              </w:rPr>
            </w:pPr>
            <w:r w:rsidRPr="00C94360">
              <w:rPr>
                <w:b/>
                <w:bCs/>
                <w:color w:val="000000"/>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C61A1A" w:rsidRPr="00C94360" w14:paraId="5848088D" w14:textId="77777777" w:rsidTr="00E2120D">
              <w:tc>
                <w:tcPr>
                  <w:tcW w:w="1035" w:type="dxa"/>
                  <w:gridSpan w:val="3"/>
                  <w:tcMar>
                    <w:left w:w="57" w:type="dxa"/>
                    <w:right w:w="57" w:type="dxa"/>
                  </w:tcMar>
                </w:tcPr>
                <w:p w14:paraId="4C371EC6" w14:textId="77777777" w:rsidR="00C61A1A" w:rsidRPr="00C94360" w:rsidRDefault="00C61A1A" w:rsidP="00E2120D">
                  <w:pPr>
                    <w:spacing w:before="120" w:line="360" w:lineRule="auto"/>
                    <w:jc w:val="center"/>
                    <w:rPr>
                      <w:color w:val="000000"/>
                    </w:rPr>
                  </w:pPr>
                  <w:r w:rsidRPr="00C94360">
                    <w:rPr>
                      <w:color w:val="000000"/>
                    </w:rPr>
                    <w:t>Cơ</w:t>
                  </w:r>
                </w:p>
                <w:p w14:paraId="79A46120" w14:textId="77777777" w:rsidR="00C61A1A" w:rsidRPr="00C94360" w:rsidRDefault="00C61A1A" w:rsidP="00E2120D">
                  <w:pPr>
                    <w:spacing w:before="120" w:line="360" w:lineRule="auto"/>
                    <w:jc w:val="center"/>
                    <w:rPr>
                      <w:color w:val="000000"/>
                    </w:rPr>
                  </w:pPr>
                  <w:r w:rsidRPr="00C94360">
                    <w:rPr>
                      <w:color w:val="000000"/>
                    </w:rPr>
                    <w:t>bản</w:t>
                  </w:r>
                </w:p>
                <w:p w14:paraId="322F089B" w14:textId="77777777" w:rsidR="00C61A1A" w:rsidRPr="00C94360" w:rsidRDefault="00C61A1A" w:rsidP="00E2120D">
                  <w:pPr>
                    <w:spacing w:before="120" w:line="360" w:lineRule="auto"/>
                    <w:jc w:val="center"/>
                    <w:rPr>
                      <w:color w:val="000000"/>
                    </w:rPr>
                  </w:pPr>
                </w:p>
              </w:tc>
              <w:tc>
                <w:tcPr>
                  <w:tcW w:w="1131" w:type="dxa"/>
                  <w:gridSpan w:val="3"/>
                </w:tcPr>
                <w:p w14:paraId="5169DF13" w14:textId="77777777" w:rsidR="00C61A1A" w:rsidRPr="00C94360" w:rsidRDefault="00C61A1A" w:rsidP="00E2120D">
                  <w:pPr>
                    <w:spacing w:before="120" w:line="360" w:lineRule="auto"/>
                    <w:jc w:val="center"/>
                    <w:rPr>
                      <w:color w:val="000000"/>
                    </w:rPr>
                  </w:pPr>
                  <w:r w:rsidRPr="00C94360">
                    <w:rPr>
                      <w:color w:val="000000"/>
                    </w:rPr>
                    <w:t>Ứng</w:t>
                  </w:r>
                </w:p>
                <w:p w14:paraId="659FC1A7" w14:textId="77777777" w:rsidR="00C61A1A" w:rsidRPr="00C94360" w:rsidRDefault="00C61A1A" w:rsidP="00E2120D">
                  <w:pPr>
                    <w:spacing w:before="120" w:line="360" w:lineRule="auto"/>
                    <w:jc w:val="center"/>
                    <w:rPr>
                      <w:color w:val="000000"/>
                    </w:rPr>
                  </w:pPr>
                  <w:r w:rsidRPr="00C94360">
                    <w:rPr>
                      <w:color w:val="000000"/>
                    </w:rPr>
                    <w:t>dụng</w:t>
                  </w:r>
                </w:p>
              </w:tc>
              <w:tc>
                <w:tcPr>
                  <w:tcW w:w="1039" w:type="dxa"/>
                  <w:gridSpan w:val="3"/>
                </w:tcPr>
                <w:p w14:paraId="3CD51722" w14:textId="77777777" w:rsidR="00C61A1A" w:rsidRPr="00C94360" w:rsidRDefault="00C61A1A" w:rsidP="00E2120D">
                  <w:pPr>
                    <w:spacing w:before="120" w:line="360" w:lineRule="auto"/>
                    <w:jc w:val="center"/>
                    <w:rPr>
                      <w:color w:val="000000"/>
                      <w:spacing w:val="-10"/>
                    </w:rPr>
                  </w:pPr>
                  <w:r w:rsidRPr="00C94360">
                    <w:rPr>
                      <w:color w:val="000000"/>
                      <w:spacing w:val="-10"/>
                    </w:rPr>
                    <w:t>Triển</w:t>
                  </w:r>
                </w:p>
                <w:p w14:paraId="55E549AB" w14:textId="77777777" w:rsidR="00C61A1A" w:rsidRPr="00C94360" w:rsidRDefault="00C61A1A" w:rsidP="00E2120D">
                  <w:pPr>
                    <w:spacing w:before="120" w:line="360" w:lineRule="auto"/>
                    <w:jc w:val="center"/>
                    <w:rPr>
                      <w:color w:val="000000"/>
                      <w:spacing w:val="-10"/>
                    </w:rPr>
                  </w:pPr>
                  <w:r w:rsidRPr="00C94360">
                    <w:rPr>
                      <w:color w:val="000000"/>
                      <w:spacing w:val="-10"/>
                    </w:rPr>
                    <w:t>khai</w:t>
                  </w:r>
                </w:p>
              </w:tc>
            </w:tr>
            <w:tr w:rsidR="00C61A1A" w:rsidRPr="00C94360" w14:paraId="423730B9" w14:textId="77777777" w:rsidTr="00E2120D">
              <w:trPr>
                <w:trHeight w:val="261"/>
              </w:trPr>
              <w:tc>
                <w:tcPr>
                  <w:tcW w:w="345" w:type="dxa"/>
                  <w:tcBorders>
                    <w:right w:val="single" w:sz="4" w:space="0" w:color="auto"/>
                  </w:tcBorders>
                  <w:tcMar>
                    <w:left w:w="57" w:type="dxa"/>
                    <w:right w:w="57" w:type="dxa"/>
                  </w:tcMar>
                </w:tcPr>
                <w:p w14:paraId="5E7CE47C" w14:textId="77777777" w:rsidR="00C61A1A" w:rsidRPr="00C94360" w:rsidRDefault="00C61A1A" w:rsidP="00E2120D">
                  <w:pPr>
                    <w:spacing w:before="120" w:line="360" w:lineRule="auto"/>
                    <w:jc w:val="both"/>
                    <w:rPr>
                      <w:color w:val="000000"/>
                    </w:rPr>
                  </w:pPr>
                </w:p>
              </w:tc>
              <w:tc>
                <w:tcPr>
                  <w:tcW w:w="345" w:type="dxa"/>
                  <w:tcBorders>
                    <w:top w:val="single" w:sz="4" w:space="0" w:color="auto"/>
                    <w:left w:val="single" w:sz="4" w:space="0" w:color="auto"/>
                    <w:bottom w:val="single" w:sz="4" w:space="0" w:color="auto"/>
                    <w:right w:val="single" w:sz="4" w:space="0" w:color="auto"/>
                  </w:tcBorders>
                </w:tcPr>
                <w:p w14:paraId="78564C06" w14:textId="77777777" w:rsidR="00C61A1A" w:rsidRPr="00C94360" w:rsidRDefault="00C61A1A" w:rsidP="00E2120D">
                  <w:pPr>
                    <w:spacing w:before="120" w:line="360" w:lineRule="auto"/>
                    <w:jc w:val="both"/>
                    <w:rPr>
                      <w:color w:val="000000"/>
                    </w:rPr>
                  </w:pPr>
                </w:p>
              </w:tc>
              <w:tc>
                <w:tcPr>
                  <w:tcW w:w="345" w:type="dxa"/>
                  <w:tcBorders>
                    <w:left w:val="single" w:sz="4" w:space="0" w:color="auto"/>
                  </w:tcBorders>
                </w:tcPr>
                <w:p w14:paraId="21AF805C" w14:textId="77777777" w:rsidR="00C61A1A" w:rsidRPr="00C94360" w:rsidRDefault="00C61A1A" w:rsidP="00E2120D">
                  <w:pPr>
                    <w:spacing w:before="120" w:line="360" w:lineRule="auto"/>
                    <w:jc w:val="both"/>
                    <w:rPr>
                      <w:color w:val="000000"/>
                    </w:rPr>
                  </w:pPr>
                </w:p>
              </w:tc>
              <w:tc>
                <w:tcPr>
                  <w:tcW w:w="377" w:type="dxa"/>
                  <w:tcBorders>
                    <w:right w:val="single" w:sz="4" w:space="0" w:color="auto"/>
                  </w:tcBorders>
                  <w:tcMar>
                    <w:left w:w="57" w:type="dxa"/>
                    <w:right w:w="57" w:type="dxa"/>
                  </w:tcMar>
                </w:tcPr>
                <w:p w14:paraId="64DC1EC3" w14:textId="77777777" w:rsidR="00C61A1A" w:rsidRPr="00C94360" w:rsidRDefault="00C61A1A" w:rsidP="00E2120D">
                  <w:pPr>
                    <w:spacing w:before="120" w:line="360" w:lineRule="auto"/>
                    <w:jc w:val="both"/>
                    <w:rPr>
                      <w:color w:val="000000"/>
                    </w:rPr>
                  </w:pPr>
                </w:p>
              </w:tc>
              <w:tc>
                <w:tcPr>
                  <w:tcW w:w="377" w:type="dxa"/>
                  <w:tcBorders>
                    <w:top w:val="single" w:sz="4" w:space="0" w:color="auto"/>
                    <w:left w:val="single" w:sz="4" w:space="0" w:color="auto"/>
                    <w:bottom w:val="single" w:sz="4" w:space="0" w:color="auto"/>
                    <w:right w:val="single" w:sz="4" w:space="0" w:color="auto"/>
                  </w:tcBorders>
                </w:tcPr>
                <w:p w14:paraId="6B951AC5" w14:textId="77777777" w:rsidR="00C61A1A" w:rsidRPr="00C94360" w:rsidRDefault="00C61A1A" w:rsidP="00E2120D">
                  <w:pPr>
                    <w:spacing w:line="360" w:lineRule="auto"/>
                    <w:rPr>
                      <w:color w:val="000000"/>
                    </w:rPr>
                  </w:pPr>
                  <w:r w:rsidRPr="00C94360">
                    <w:rPr>
                      <w:color w:val="000000"/>
                    </w:rPr>
                    <w:sym w:font="Wingdings" w:char="F0FC"/>
                  </w:r>
                </w:p>
              </w:tc>
              <w:tc>
                <w:tcPr>
                  <w:tcW w:w="377" w:type="dxa"/>
                  <w:tcBorders>
                    <w:left w:val="single" w:sz="4" w:space="0" w:color="auto"/>
                  </w:tcBorders>
                </w:tcPr>
                <w:p w14:paraId="5230E20A" w14:textId="77777777" w:rsidR="00C61A1A" w:rsidRPr="00C94360" w:rsidRDefault="00C61A1A" w:rsidP="00E2120D">
                  <w:pPr>
                    <w:spacing w:before="120" w:line="360" w:lineRule="auto"/>
                    <w:jc w:val="both"/>
                    <w:rPr>
                      <w:color w:val="000000"/>
                    </w:rPr>
                  </w:pPr>
                </w:p>
              </w:tc>
              <w:tc>
                <w:tcPr>
                  <w:tcW w:w="346" w:type="dxa"/>
                  <w:tcBorders>
                    <w:right w:val="single" w:sz="4" w:space="0" w:color="auto"/>
                  </w:tcBorders>
                  <w:tcMar>
                    <w:left w:w="57" w:type="dxa"/>
                    <w:right w:w="57" w:type="dxa"/>
                  </w:tcMar>
                </w:tcPr>
                <w:p w14:paraId="385C77D2" w14:textId="77777777" w:rsidR="00C61A1A" w:rsidRPr="00C94360" w:rsidRDefault="00C61A1A" w:rsidP="00E2120D">
                  <w:pPr>
                    <w:spacing w:before="120" w:line="360" w:lineRule="auto"/>
                    <w:jc w:val="both"/>
                    <w:rPr>
                      <w:color w:val="000000"/>
                    </w:rPr>
                  </w:pPr>
                </w:p>
              </w:tc>
              <w:tc>
                <w:tcPr>
                  <w:tcW w:w="346" w:type="dxa"/>
                  <w:tcBorders>
                    <w:top w:val="single" w:sz="4" w:space="0" w:color="auto"/>
                    <w:left w:val="single" w:sz="4" w:space="0" w:color="auto"/>
                    <w:bottom w:val="single" w:sz="4" w:space="0" w:color="auto"/>
                    <w:right w:val="single" w:sz="4" w:space="0" w:color="auto"/>
                  </w:tcBorders>
                </w:tcPr>
                <w:p w14:paraId="4E6D7321" w14:textId="77777777" w:rsidR="00C61A1A" w:rsidRPr="00C94360" w:rsidRDefault="00C61A1A" w:rsidP="00E2120D">
                  <w:pPr>
                    <w:spacing w:line="360" w:lineRule="auto"/>
                    <w:rPr>
                      <w:color w:val="000000"/>
                    </w:rPr>
                  </w:pPr>
                </w:p>
              </w:tc>
              <w:tc>
                <w:tcPr>
                  <w:tcW w:w="347" w:type="dxa"/>
                  <w:tcBorders>
                    <w:left w:val="single" w:sz="4" w:space="0" w:color="auto"/>
                  </w:tcBorders>
                </w:tcPr>
                <w:p w14:paraId="57E68989" w14:textId="77777777" w:rsidR="00C61A1A" w:rsidRPr="00C94360" w:rsidRDefault="00C61A1A" w:rsidP="00E2120D">
                  <w:pPr>
                    <w:spacing w:before="120" w:line="360" w:lineRule="auto"/>
                    <w:jc w:val="both"/>
                    <w:rPr>
                      <w:color w:val="000000"/>
                    </w:rPr>
                  </w:pPr>
                </w:p>
              </w:tc>
            </w:tr>
          </w:tbl>
          <w:p w14:paraId="5A550EE2" w14:textId="77777777" w:rsidR="00C61A1A" w:rsidRPr="00C94360" w:rsidRDefault="00C61A1A" w:rsidP="00E2120D">
            <w:pPr>
              <w:spacing w:before="120" w:line="360" w:lineRule="auto"/>
              <w:jc w:val="both"/>
              <w:rPr>
                <w:color w:val="000000"/>
              </w:rPr>
            </w:pPr>
          </w:p>
        </w:tc>
      </w:tr>
      <w:tr w:rsidR="00C61A1A" w:rsidRPr="00C94360" w14:paraId="32BA8BCC" w14:textId="77777777" w:rsidTr="00E2120D">
        <w:tc>
          <w:tcPr>
            <w:tcW w:w="10031" w:type="dxa"/>
            <w:gridSpan w:val="11"/>
            <w:noWrap/>
          </w:tcPr>
          <w:p w14:paraId="173D2806" w14:textId="77777777" w:rsidR="00C61A1A" w:rsidRPr="00C94360" w:rsidRDefault="00C61A1A" w:rsidP="00E2120D">
            <w:pPr>
              <w:spacing w:before="120" w:line="360" w:lineRule="auto"/>
              <w:jc w:val="both"/>
              <w:rPr>
                <w:b/>
                <w:bCs/>
                <w:color w:val="000000"/>
              </w:rPr>
            </w:pPr>
            <w:r w:rsidRPr="00C94360">
              <w:rPr>
                <w:b/>
                <w:bCs/>
                <w:color w:val="000000"/>
              </w:rPr>
              <w:t xml:space="preserve">5. THỜI GIAN THỰC HIỆN                  </w:t>
            </w:r>
            <w:r w:rsidRPr="00C94360">
              <w:rPr>
                <w:b/>
                <w:color w:val="000000"/>
              </w:rPr>
              <w:t xml:space="preserve">6 </w:t>
            </w:r>
            <w:r w:rsidRPr="00C94360">
              <w:rPr>
                <w:b/>
                <w:bCs/>
                <w:color w:val="000000"/>
              </w:rPr>
              <w:t>tháng</w:t>
            </w:r>
          </w:p>
          <w:p w14:paraId="20352AE0" w14:textId="77777777" w:rsidR="00C61A1A" w:rsidRPr="00C94360" w:rsidRDefault="00C61A1A" w:rsidP="00E2120D">
            <w:pPr>
              <w:spacing w:before="120" w:line="360" w:lineRule="auto"/>
              <w:jc w:val="both"/>
              <w:rPr>
                <w:b/>
                <w:bCs/>
                <w:color w:val="000000"/>
              </w:rPr>
            </w:pPr>
            <w:r w:rsidRPr="00C94360">
              <w:rPr>
                <w:color w:val="000000"/>
              </w:rPr>
              <w:t xml:space="preserve">                             Từ tháng 0</w:t>
            </w:r>
            <w:r>
              <w:rPr>
                <w:color w:val="000000"/>
              </w:rPr>
              <w:t>6</w:t>
            </w:r>
            <w:r w:rsidRPr="00C94360">
              <w:rPr>
                <w:color w:val="000000"/>
              </w:rPr>
              <w:t xml:space="preserve"> năm 2020 đến tháng </w:t>
            </w:r>
            <w:r>
              <w:rPr>
                <w:color w:val="000000"/>
              </w:rPr>
              <w:t>11</w:t>
            </w:r>
            <w:r w:rsidRPr="00C94360">
              <w:rPr>
                <w:color w:val="000000"/>
              </w:rPr>
              <w:t xml:space="preserve"> năm 2020</w:t>
            </w:r>
          </w:p>
        </w:tc>
      </w:tr>
      <w:tr w:rsidR="00C61A1A" w:rsidRPr="00C94360" w14:paraId="43E5184A" w14:textId="77777777" w:rsidTr="00E2120D">
        <w:tc>
          <w:tcPr>
            <w:tcW w:w="10031" w:type="dxa"/>
            <w:gridSpan w:val="11"/>
            <w:tcBorders>
              <w:bottom w:val="single" w:sz="4" w:space="0" w:color="auto"/>
            </w:tcBorders>
            <w:noWrap/>
          </w:tcPr>
          <w:p w14:paraId="3991E255" w14:textId="77777777" w:rsidR="00C61A1A" w:rsidRPr="00C94360" w:rsidRDefault="00C61A1A" w:rsidP="00E2120D">
            <w:pPr>
              <w:keepNext/>
              <w:spacing w:before="120" w:line="360" w:lineRule="auto"/>
              <w:jc w:val="both"/>
              <w:outlineLvl w:val="0"/>
              <w:rPr>
                <w:color w:val="000000"/>
              </w:rPr>
            </w:pPr>
            <w:r w:rsidRPr="00C94360">
              <w:rPr>
                <w:b/>
                <w:bCs/>
                <w:color w:val="000000"/>
              </w:rPr>
              <w:lastRenderedPageBreak/>
              <w:t>6. ĐƠN VỊ CỦA CHỦ NHIỆM ĐỀ TÀI</w:t>
            </w:r>
          </w:p>
          <w:p w14:paraId="2CA4ACD3" w14:textId="77777777" w:rsidR="00C61A1A" w:rsidRPr="00C94360" w:rsidRDefault="00C61A1A" w:rsidP="00E2120D">
            <w:pPr>
              <w:spacing w:before="120" w:line="360" w:lineRule="auto"/>
              <w:ind w:left="720"/>
              <w:jc w:val="both"/>
              <w:rPr>
                <w:color w:val="000000"/>
              </w:rPr>
            </w:pPr>
            <w:r w:rsidRPr="00C94360">
              <w:rPr>
                <w:color w:val="000000"/>
              </w:rPr>
              <w:t>Tên đơn vị: Khoa Công nghệ thông tin và truyền thông</w:t>
            </w:r>
          </w:p>
          <w:p w14:paraId="4486DB3E" w14:textId="77777777" w:rsidR="00C61A1A" w:rsidRPr="00C94360" w:rsidRDefault="00C61A1A" w:rsidP="00E2120D">
            <w:pPr>
              <w:spacing w:before="120" w:line="360" w:lineRule="auto"/>
              <w:ind w:left="720"/>
              <w:jc w:val="both"/>
              <w:rPr>
                <w:color w:val="000000"/>
              </w:rPr>
            </w:pPr>
            <w:r w:rsidRPr="00C94360">
              <w:rPr>
                <w:color w:val="000000"/>
              </w:rPr>
              <w:t>Điện thoại: 0292 3 831301</w:t>
            </w:r>
          </w:p>
          <w:p w14:paraId="0495A308" w14:textId="77777777" w:rsidR="00C61A1A" w:rsidRPr="00C94360" w:rsidRDefault="00C61A1A" w:rsidP="00E2120D">
            <w:pPr>
              <w:spacing w:before="120" w:line="360" w:lineRule="auto"/>
              <w:ind w:left="720"/>
              <w:jc w:val="both"/>
              <w:rPr>
                <w:color w:val="000000"/>
              </w:rPr>
            </w:pPr>
            <w:r w:rsidRPr="00C94360">
              <w:rPr>
                <w:color w:val="000000"/>
              </w:rPr>
              <w:t>E-mail: nhhoa@ctu.edu.vn</w:t>
            </w:r>
          </w:p>
          <w:p w14:paraId="7B9C24A6" w14:textId="77777777" w:rsidR="00C61A1A" w:rsidRPr="00C94360" w:rsidRDefault="00C61A1A" w:rsidP="00E2120D">
            <w:pPr>
              <w:spacing w:before="120" w:line="360" w:lineRule="auto"/>
              <w:ind w:left="720"/>
              <w:jc w:val="both"/>
              <w:rPr>
                <w:color w:val="000000"/>
              </w:rPr>
            </w:pPr>
            <w:r w:rsidRPr="00C94360">
              <w:rPr>
                <w:color w:val="000000"/>
              </w:rPr>
              <w:t>Địa chỉ: Khoa Công nghệ Thông tin và Truyền thông.</w:t>
            </w:r>
          </w:p>
          <w:p w14:paraId="3036DDBB" w14:textId="77777777" w:rsidR="00C61A1A" w:rsidRPr="00C94360" w:rsidRDefault="00C61A1A" w:rsidP="00E2120D">
            <w:pPr>
              <w:spacing w:before="120" w:line="360" w:lineRule="auto"/>
              <w:ind w:left="720"/>
              <w:jc w:val="both"/>
              <w:rPr>
                <w:color w:val="000000"/>
              </w:rPr>
            </w:pPr>
            <w:r w:rsidRPr="00C94360">
              <w:rPr>
                <w:color w:val="000000"/>
              </w:rPr>
              <w:t>Họ và tên thủ trưởng đơn vị: TS. Nguyễn Hữu Hòa</w:t>
            </w:r>
          </w:p>
        </w:tc>
      </w:tr>
      <w:tr w:rsidR="00C61A1A" w:rsidRPr="00C94360" w14:paraId="4AC478B2" w14:textId="77777777" w:rsidTr="00E2120D">
        <w:trPr>
          <w:cantSplit/>
          <w:trHeight w:val="1134"/>
        </w:trPr>
        <w:tc>
          <w:tcPr>
            <w:tcW w:w="5211" w:type="dxa"/>
            <w:gridSpan w:val="5"/>
            <w:tcBorders>
              <w:top w:val="single" w:sz="4" w:space="0" w:color="auto"/>
              <w:left w:val="single" w:sz="4" w:space="0" w:color="auto"/>
              <w:bottom w:val="single" w:sz="4" w:space="0" w:color="auto"/>
              <w:right w:val="nil"/>
            </w:tcBorders>
            <w:noWrap/>
          </w:tcPr>
          <w:p w14:paraId="46E1A20E" w14:textId="77777777" w:rsidR="00C61A1A" w:rsidRPr="00C94360" w:rsidRDefault="00C61A1A" w:rsidP="00E2120D">
            <w:pPr>
              <w:keepNext/>
              <w:spacing w:before="120" w:line="360" w:lineRule="auto"/>
              <w:jc w:val="both"/>
              <w:outlineLvl w:val="0"/>
              <w:rPr>
                <w:b/>
                <w:bCs/>
                <w:color w:val="000000"/>
              </w:rPr>
            </w:pPr>
            <w:r w:rsidRPr="00C94360">
              <w:rPr>
                <w:b/>
                <w:bCs/>
                <w:color w:val="000000"/>
              </w:rPr>
              <w:t xml:space="preserve">7. CHỦ NHIỆM ĐỀ TÀI </w:t>
            </w:r>
          </w:p>
          <w:p w14:paraId="5912BE63" w14:textId="77777777" w:rsidR="00C61A1A" w:rsidRPr="00C94360" w:rsidRDefault="00C61A1A" w:rsidP="00E2120D">
            <w:pPr>
              <w:spacing w:before="120" w:line="360" w:lineRule="auto"/>
              <w:jc w:val="both"/>
              <w:rPr>
                <w:b/>
                <w:color w:val="000000"/>
              </w:rPr>
            </w:pPr>
            <w:r w:rsidRPr="00C94360">
              <w:rPr>
                <w:color w:val="000000"/>
              </w:rPr>
              <w:t xml:space="preserve">           </w:t>
            </w:r>
            <w:r w:rsidRPr="00C94360">
              <w:rPr>
                <w:b/>
                <w:color w:val="000000"/>
              </w:rPr>
              <w:t>Họ và tên: Trần Thanh Phụng</w:t>
            </w:r>
          </w:p>
          <w:p w14:paraId="3F1ECADC" w14:textId="77777777" w:rsidR="00C61A1A" w:rsidRPr="00C94360" w:rsidRDefault="00C61A1A" w:rsidP="00E2120D">
            <w:pPr>
              <w:spacing w:before="120" w:line="360" w:lineRule="auto"/>
              <w:jc w:val="both"/>
              <w:rPr>
                <w:color w:val="000000"/>
              </w:rPr>
            </w:pPr>
            <w:r w:rsidRPr="00C94360">
              <w:rPr>
                <w:color w:val="000000"/>
              </w:rPr>
              <w:t xml:space="preserve">           Ngày tháng năm sinh: 08/09/1998</w:t>
            </w:r>
          </w:p>
          <w:p w14:paraId="1B592D2B" w14:textId="77777777" w:rsidR="00C61A1A" w:rsidRPr="00C94360" w:rsidRDefault="00C61A1A" w:rsidP="00E2120D">
            <w:pPr>
              <w:spacing w:before="120" w:line="360" w:lineRule="auto"/>
              <w:jc w:val="both"/>
              <w:rPr>
                <w:color w:val="000000"/>
              </w:rPr>
            </w:pPr>
            <w:r w:rsidRPr="00C94360">
              <w:rPr>
                <w:color w:val="000000"/>
              </w:rPr>
              <w:t xml:space="preserve">           Điện thoại di động: 0868692240                                             </w:t>
            </w:r>
          </w:p>
          <w:p w14:paraId="47269CE4" w14:textId="77777777" w:rsidR="00C61A1A" w:rsidRPr="00C94360" w:rsidRDefault="00C61A1A" w:rsidP="00E2120D">
            <w:pPr>
              <w:spacing w:line="360" w:lineRule="auto"/>
              <w:ind w:right="-243"/>
              <w:rPr>
                <w:color w:val="000000"/>
              </w:rPr>
            </w:pPr>
            <w:r w:rsidRPr="00C94360">
              <w:rPr>
                <w:color w:val="000000"/>
              </w:rPr>
              <w:t xml:space="preserve">           E-mail: phungb1605240@student.ctu.edu.vn              </w:t>
            </w:r>
          </w:p>
        </w:tc>
        <w:tc>
          <w:tcPr>
            <w:tcW w:w="4820" w:type="dxa"/>
            <w:gridSpan w:val="6"/>
            <w:tcBorders>
              <w:top w:val="single" w:sz="4" w:space="0" w:color="auto"/>
              <w:left w:val="nil"/>
              <w:bottom w:val="single" w:sz="4" w:space="0" w:color="auto"/>
              <w:right w:val="single" w:sz="4" w:space="0" w:color="auto"/>
            </w:tcBorders>
          </w:tcPr>
          <w:p w14:paraId="2F5DC19A" w14:textId="77777777" w:rsidR="00C61A1A" w:rsidRPr="00C94360" w:rsidRDefault="00C61A1A" w:rsidP="00E2120D">
            <w:pPr>
              <w:spacing w:before="120" w:line="360" w:lineRule="auto"/>
              <w:rPr>
                <w:color w:val="000000"/>
              </w:rPr>
            </w:pPr>
          </w:p>
          <w:p w14:paraId="3AD90491" w14:textId="77777777" w:rsidR="00C61A1A" w:rsidRPr="00C94360" w:rsidRDefault="00C61A1A" w:rsidP="00E2120D">
            <w:pPr>
              <w:spacing w:before="120" w:line="360" w:lineRule="auto"/>
              <w:ind w:left="-108"/>
              <w:rPr>
                <w:color w:val="000000"/>
              </w:rPr>
            </w:pPr>
            <w:r w:rsidRPr="00C94360">
              <w:rPr>
                <w:color w:val="000000"/>
              </w:rPr>
              <w:t>MSSV: B1605240</w:t>
            </w:r>
          </w:p>
          <w:p w14:paraId="3290FD6D" w14:textId="77777777" w:rsidR="00C61A1A" w:rsidRPr="00C94360" w:rsidRDefault="00C61A1A" w:rsidP="00E2120D">
            <w:pPr>
              <w:spacing w:before="120" w:line="360" w:lineRule="auto"/>
              <w:ind w:left="-108"/>
              <w:rPr>
                <w:color w:val="000000"/>
              </w:rPr>
            </w:pPr>
            <w:r w:rsidRPr="00C94360">
              <w:rPr>
                <w:color w:val="000000"/>
              </w:rPr>
              <w:t>Lớp: Hệ thống thông tin A1 (DI1695A1)</w:t>
            </w:r>
          </w:p>
          <w:p w14:paraId="7F5714C3" w14:textId="77777777" w:rsidR="00C61A1A" w:rsidRPr="00C94360" w:rsidRDefault="00C61A1A" w:rsidP="00E2120D">
            <w:pPr>
              <w:spacing w:before="120" w:line="360" w:lineRule="auto"/>
              <w:ind w:left="-108"/>
              <w:rPr>
                <w:color w:val="000000"/>
              </w:rPr>
            </w:pPr>
            <w:r w:rsidRPr="00C94360">
              <w:rPr>
                <w:color w:val="000000"/>
              </w:rPr>
              <w:t>Khóa: 42</w:t>
            </w:r>
          </w:p>
        </w:tc>
      </w:tr>
      <w:tr w:rsidR="00C61A1A" w:rsidRPr="00C94360" w14:paraId="20AFBBBA" w14:textId="77777777" w:rsidTr="00E2120D">
        <w:tc>
          <w:tcPr>
            <w:tcW w:w="10031" w:type="dxa"/>
            <w:gridSpan w:val="11"/>
            <w:tcBorders>
              <w:top w:val="single" w:sz="4" w:space="0" w:color="auto"/>
            </w:tcBorders>
            <w:noWrap/>
          </w:tcPr>
          <w:p w14:paraId="6E57283E" w14:textId="77777777" w:rsidR="00C61A1A" w:rsidRPr="00C94360" w:rsidRDefault="00C61A1A" w:rsidP="00E2120D">
            <w:pPr>
              <w:keepNext/>
              <w:spacing w:before="120" w:line="360" w:lineRule="auto"/>
              <w:jc w:val="both"/>
              <w:outlineLvl w:val="0"/>
              <w:rPr>
                <w:color w:val="000000"/>
              </w:rPr>
            </w:pPr>
            <w:r w:rsidRPr="00C94360">
              <w:rPr>
                <w:b/>
                <w:bCs/>
                <w:color w:val="000000"/>
              </w:rPr>
              <w:t xml:space="preserve">8. NHỮNG THÀNH VIÊN THAM GIA NGHIÊN CỨU ĐỀ TÀI </w:t>
            </w:r>
          </w:p>
        </w:tc>
      </w:tr>
      <w:tr w:rsidR="00C61A1A" w:rsidRPr="00C94360" w14:paraId="3F3BB6E2" w14:textId="77777777" w:rsidTr="00E2120D">
        <w:trPr>
          <w:trHeight w:val="695"/>
        </w:trPr>
        <w:tc>
          <w:tcPr>
            <w:tcW w:w="738" w:type="dxa"/>
            <w:gridSpan w:val="2"/>
            <w:noWrap/>
            <w:vAlign w:val="center"/>
          </w:tcPr>
          <w:p w14:paraId="10C182F3" w14:textId="77777777" w:rsidR="00C61A1A" w:rsidRPr="00C94360" w:rsidRDefault="00C61A1A" w:rsidP="00E2120D">
            <w:pPr>
              <w:spacing w:before="120" w:line="360" w:lineRule="auto"/>
              <w:jc w:val="center"/>
              <w:rPr>
                <w:color w:val="000000"/>
              </w:rPr>
            </w:pPr>
            <w:r w:rsidRPr="00C94360">
              <w:rPr>
                <w:color w:val="000000"/>
              </w:rPr>
              <w:t>TT</w:t>
            </w:r>
          </w:p>
        </w:tc>
        <w:tc>
          <w:tcPr>
            <w:tcW w:w="2070" w:type="dxa"/>
            <w:vAlign w:val="center"/>
          </w:tcPr>
          <w:p w14:paraId="6AC9567A" w14:textId="77777777" w:rsidR="00C61A1A" w:rsidRPr="00C94360" w:rsidRDefault="00C61A1A" w:rsidP="00E2120D">
            <w:pPr>
              <w:spacing w:before="120" w:line="360" w:lineRule="auto"/>
              <w:jc w:val="center"/>
              <w:rPr>
                <w:color w:val="000000"/>
              </w:rPr>
            </w:pPr>
            <w:r w:rsidRPr="00C94360">
              <w:rPr>
                <w:color w:val="000000"/>
              </w:rPr>
              <w:t>Họ và tên</w:t>
            </w:r>
          </w:p>
        </w:tc>
        <w:tc>
          <w:tcPr>
            <w:tcW w:w="3000" w:type="dxa"/>
            <w:gridSpan w:val="3"/>
            <w:noWrap/>
            <w:vAlign w:val="center"/>
          </w:tcPr>
          <w:p w14:paraId="49077AFC" w14:textId="77777777" w:rsidR="00C61A1A" w:rsidRPr="00C94360" w:rsidRDefault="00C61A1A" w:rsidP="00E2120D">
            <w:pPr>
              <w:spacing w:line="360" w:lineRule="auto"/>
              <w:jc w:val="center"/>
              <w:rPr>
                <w:color w:val="000000"/>
              </w:rPr>
            </w:pPr>
            <w:r w:rsidRPr="00C94360">
              <w:rPr>
                <w:color w:val="000000"/>
              </w:rPr>
              <w:t>MSSV, Lớp, Khóa</w:t>
            </w:r>
          </w:p>
        </w:tc>
        <w:tc>
          <w:tcPr>
            <w:tcW w:w="2745" w:type="dxa"/>
            <w:gridSpan w:val="4"/>
            <w:noWrap/>
            <w:vAlign w:val="center"/>
          </w:tcPr>
          <w:p w14:paraId="3F05E858" w14:textId="77777777" w:rsidR="00C61A1A" w:rsidRPr="00C94360" w:rsidRDefault="00C61A1A" w:rsidP="00E2120D">
            <w:pPr>
              <w:spacing w:before="120" w:line="360" w:lineRule="auto"/>
              <w:jc w:val="center"/>
              <w:rPr>
                <w:color w:val="000000"/>
              </w:rPr>
            </w:pPr>
            <w:r w:rsidRPr="00C94360">
              <w:rPr>
                <w:color w:val="000000"/>
              </w:rPr>
              <w:t>Nội dung nghiên cứu cụ thể được giao</w:t>
            </w:r>
          </w:p>
        </w:tc>
        <w:tc>
          <w:tcPr>
            <w:tcW w:w="1478" w:type="dxa"/>
            <w:noWrap/>
            <w:vAlign w:val="center"/>
          </w:tcPr>
          <w:p w14:paraId="60AF46CB"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41114ED5" w14:textId="77777777" w:rsidTr="00E2120D">
        <w:trPr>
          <w:trHeight w:val="54"/>
        </w:trPr>
        <w:tc>
          <w:tcPr>
            <w:tcW w:w="738" w:type="dxa"/>
            <w:gridSpan w:val="2"/>
            <w:noWrap/>
            <w:vAlign w:val="center"/>
          </w:tcPr>
          <w:p w14:paraId="70E3CD79" w14:textId="77777777" w:rsidR="00C61A1A" w:rsidRPr="00C94360" w:rsidRDefault="00C61A1A" w:rsidP="00E2120D">
            <w:pPr>
              <w:spacing w:before="120" w:line="360" w:lineRule="auto"/>
              <w:jc w:val="center"/>
              <w:rPr>
                <w:color w:val="000000"/>
              </w:rPr>
            </w:pPr>
            <w:r w:rsidRPr="00C94360">
              <w:rPr>
                <w:color w:val="000000"/>
              </w:rPr>
              <w:t>1</w:t>
            </w:r>
          </w:p>
        </w:tc>
        <w:tc>
          <w:tcPr>
            <w:tcW w:w="2070" w:type="dxa"/>
            <w:vAlign w:val="center"/>
          </w:tcPr>
          <w:p w14:paraId="6E4E7ED5" w14:textId="77777777" w:rsidR="00C61A1A" w:rsidRPr="00C94360" w:rsidRDefault="00C61A1A" w:rsidP="00E2120D">
            <w:pPr>
              <w:spacing w:before="120" w:line="360" w:lineRule="auto"/>
              <w:jc w:val="center"/>
              <w:rPr>
                <w:color w:val="000000"/>
              </w:rPr>
            </w:pPr>
            <w:r w:rsidRPr="00C94360">
              <w:rPr>
                <w:color w:val="000000"/>
              </w:rPr>
              <w:t>Trần Thanh Phụng</w:t>
            </w:r>
          </w:p>
          <w:p w14:paraId="5464B687" w14:textId="77777777" w:rsidR="00C61A1A" w:rsidRPr="00C94360" w:rsidRDefault="00C61A1A" w:rsidP="00E2120D">
            <w:pPr>
              <w:spacing w:before="120" w:line="360" w:lineRule="auto"/>
              <w:jc w:val="center"/>
              <w:rPr>
                <w:color w:val="000000"/>
              </w:rPr>
            </w:pPr>
            <w:r w:rsidRPr="00C94360">
              <w:rPr>
                <w:color w:val="000000"/>
              </w:rPr>
              <w:t>(Chủ nhiệm đề tài)</w:t>
            </w:r>
          </w:p>
        </w:tc>
        <w:tc>
          <w:tcPr>
            <w:tcW w:w="3000" w:type="dxa"/>
            <w:gridSpan w:val="3"/>
            <w:noWrap/>
            <w:vAlign w:val="center"/>
          </w:tcPr>
          <w:p w14:paraId="36BB2A57" w14:textId="77777777" w:rsidR="00C61A1A" w:rsidRPr="00C94360" w:rsidRDefault="00C61A1A" w:rsidP="00E2120D">
            <w:pPr>
              <w:spacing w:before="120" w:line="360" w:lineRule="auto"/>
              <w:jc w:val="center"/>
              <w:rPr>
                <w:color w:val="000000"/>
              </w:rPr>
            </w:pPr>
            <w:r w:rsidRPr="00C94360">
              <w:rPr>
                <w:color w:val="000000"/>
              </w:rPr>
              <w:t>B1605240,</w:t>
            </w:r>
          </w:p>
          <w:p w14:paraId="45542884"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A332C9" w14:textId="77777777" w:rsidR="00C61A1A" w:rsidRDefault="00C61A1A" w:rsidP="00E2120D">
            <w:pPr>
              <w:spacing w:before="120" w:line="360" w:lineRule="auto"/>
              <w:jc w:val="both"/>
              <w:rPr>
                <w:color w:val="000000"/>
              </w:rPr>
            </w:pPr>
            <w:r>
              <w:rPr>
                <w:color w:val="000000"/>
              </w:rPr>
              <w:t>+</w:t>
            </w:r>
            <w:r w:rsidRPr="00C94360">
              <w:rPr>
                <w:color w:val="000000"/>
              </w:rPr>
              <w:t xml:space="preserve"> </w:t>
            </w:r>
            <w:r>
              <w:rPr>
                <w:color w:val="000000"/>
              </w:rPr>
              <w:t>Nghiên cứu</w:t>
            </w:r>
            <w:r w:rsidRPr="00C94360">
              <w:rPr>
                <w:color w:val="000000"/>
              </w:rPr>
              <w:t xml:space="preserve"> nhu cầu trao đổi, chia sẻ tài liệu, kinh nghiệp học tập của sinh viên trường Đại học Cần Thơ</w:t>
            </w:r>
          </w:p>
          <w:p w14:paraId="37E012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đặc tả yêu cầu phần mềm cho hệ thống trao đổi, chia sẻ tài liệu, kinh nghiệp học tập của sinh viên trường Đại học Cần Thơ</w:t>
            </w:r>
          </w:p>
          <w:p w14:paraId="2A41DF24" w14:textId="77777777" w:rsidR="00C61A1A" w:rsidRDefault="00C61A1A" w:rsidP="00E2120D">
            <w:pPr>
              <w:spacing w:before="120" w:line="360" w:lineRule="auto"/>
              <w:jc w:val="both"/>
              <w:rPr>
                <w:color w:val="000000"/>
              </w:rPr>
            </w:pPr>
            <w:r>
              <w:rPr>
                <w:color w:val="000000"/>
              </w:rPr>
              <w:lastRenderedPageBreak/>
              <w:t>+</w:t>
            </w:r>
            <w:r>
              <w:t xml:space="preserve"> </w:t>
            </w:r>
            <w:r w:rsidRPr="00843435">
              <w:rPr>
                <w:color w:val="000000"/>
              </w:rPr>
              <w:t>Lập trình cho hệ thống trao đổi, chia sẻ tài liệu, kinh nghiệp học tập của sinh viên trường Đại học Cần Thơ phân hệ bao gồm diễn đàn trao đổi, quản lý tài liệu, các hoạt động Đoàn, Hội.</w:t>
            </w:r>
          </w:p>
          <w:p w14:paraId="3C1A3C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kiểm thử và hoàn thiện hệ thống trao đổi, chia sẻ tài liệu, kinh nghiệp học tập của sinh viên trường Đại học Cần Thơ</w:t>
            </w:r>
          </w:p>
          <w:p w14:paraId="559F0EB5" w14:textId="77777777" w:rsidR="00C61A1A" w:rsidRPr="00C94360" w:rsidRDefault="00C61A1A" w:rsidP="00E2120D">
            <w:pPr>
              <w:spacing w:before="120" w:line="360" w:lineRule="auto"/>
              <w:jc w:val="both"/>
              <w:rPr>
                <w:color w:val="000000"/>
                <w:lang w:val="fr-FR"/>
              </w:rPr>
            </w:pPr>
            <w:r>
              <w:rPr>
                <w:color w:val="000000"/>
              </w:rPr>
              <w:t>+</w:t>
            </w:r>
            <w:r>
              <w:t xml:space="preserve"> </w:t>
            </w:r>
            <w:r w:rsidRPr="00843435">
              <w:rPr>
                <w:color w:val="000000"/>
              </w:rPr>
              <w:t>Viết tài liệu báo cáo và tạo sile trình chiếu cho báo cáo đề tài</w:t>
            </w:r>
          </w:p>
        </w:tc>
        <w:tc>
          <w:tcPr>
            <w:tcW w:w="1478" w:type="dxa"/>
            <w:noWrap/>
          </w:tcPr>
          <w:p w14:paraId="520416B6" w14:textId="77777777" w:rsidR="00C61A1A" w:rsidRPr="00C94360" w:rsidRDefault="00C61A1A" w:rsidP="00E2120D">
            <w:pPr>
              <w:spacing w:before="120" w:line="360" w:lineRule="auto"/>
              <w:jc w:val="both"/>
              <w:rPr>
                <w:color w:val="000000"/>
              </w:rPr>
            </w:pPr>
          </w:p>
          <w:p w14:paraId="01E81F9C" w14:textId="77777777" w:rsidR="00C61A1A" w:rsidRPr="00C94360" w:rsidRDefault="00C61A1A" w:rsidP="00E2120D">
            <w:pPr>
              <w:spacing w:before="120" w:line="360" w:lineRule="auto"/>
              <w:jc w:val="both"/>
              <w:rPr>
                <w:color w:val="000000"/>
              </w:rPr>
            </w:pPr>
          </w:p>
        </w:tc>
      </w:tr>
      <w:tr w:rsidR="00C61A1A" w:rsidRPr="00C94360" w14:paraId="023B5B58" w14:textId="77777777" w:rsidTr="00E2120D">
        <w:trPr>
          <w:trHeight w:val="54"/>
        </w:trPr>
        <w:tc>
          <w:tcPr>
            <w:tcW w:w="738" w:type="dxa"/>
            <w:gridSpan w:val="2"/>
            <w:noWrap/>
            <w:vAlign w:val="center"/>
          </w:tcPr>
          <w:p w14:paraId="500A0CD5" w14:textId="77777777" w:rsidR="00C61A1A" w:rsidRPr="00C94360" w:rsidRDefault="00C61A1A" w:rsidP="00E2120D">
            <w:pPr>
              <w:spacing w:before="120" w:line="360" w:lineRule="auto"/>
              <w:jc w:val="center"/>
              <w:rPr>
                <w:color w:val="000000"/>
              </w:rPr>
            </w:pPr>
            <w:r w:rsidRPr="00C94360">
              <w:rPr>
                <w:color w:val="000000"/>
              </w:rPr>
              <w:t>2</w:t>
            </w:r>
          </w:p>
        </w:tc>
        <w:tc>
          <w:tcPr>
            <w:tcW w:w="2070" w:type="dxa"/>
            <w:vAlign w:val="center"/>
          </w:tcPr>
          <w:p w14:paraId="2C9B34DA" w14:textId="77777777" w:rsidR="00C61A1A" w:rsidRPr="00C94360" w:rsidRDefault="00C61A1A" w:rsidP="00E2120D">
            <w:pPr>
              <w:spacing w:before="120" w:line="360" w:lineRule="auto"/>
              <w:jc w:val="center"/>
              <w:rPr>
                <w:color w:val="000000"/>
              </w:rPr>
            </w:pPr>
            <w:r w:rsidRPr="00C94360">
              <w:rPr>
                <w:color w:val="000000"/>
              </w:rPr>
              <w:t>Lê Minh Nghĩa</w:t>
            </w:r>
          </w:p>
        </w:tc>
        <w:tc>
          <w:tcPr>
            <w:tcW w:w="3000" w:type="dxa"/>
            <w:gridSpan w:val="3"/>
            <w:noWrap/>
            <w:vAlign w:val="center"/>
          </w:tcPr>
          <w:p w14:paraId="59475122" w14:textId="77777777" w:rsidR="00C61A1A" w:rsidRPr="00C94360" w:rsidRDefault="00C61A1A" w:rsidP="00E2120D">
            <w:pPr>
              <w:spacing w:before="120" w:line="360" w:lineRule="auto"/>
              <w:jc w:val="center"/>
              <w:rPr>
                <w:color w:val="000000"/>
              </w:rPr>
            </w:pPr>
            <w:r w:rsidRPr="00C94360">
              <w:rPr>
                <w:color w:val="000000"/>
              </w:rPr>
              <w:t>B1605229,</w:t>
            </w:r>
          </w:p>
          <w:p w14:paraId="20005933"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6AB6D2" w14:textId="77777777" w:rsidR="00C61A1A" w:rsidRDefault="00C61A1A" w:rsidP="00E2120D">
            <w:pPr>
              <w:spacing w:before="120" w:line="360" w:lineRule="auto"/>
              <w:jc w:val="both"/>
              <w:rPr>
                <w:color w:val="000000"/>
                <w:lang w:val="fr-FR"/>
              </w:rPr>
            </w:pPr>
            <w:r>
              <w:rPr>
                <w:color w:val="000000"/>
                <w:lang w:val="fr-FR"/>
              </w:rPr>
              <w:t>+</w:t>
            </w:r>
            <w:r>
              <w:t xml:space="preserve"> </w:t>
            </w:r>
            <w:r>
              <w:rPr>
                <w:color w:val="000000"/>
                <w:lang w:val="fr-FR"/>
              </w:rPr>
              <w:t>Nghiên cứu</w:t>
            </w:r>
            <w:r w:rsidRPr="00843435">
              <w:rPr>
                <w:color w:val="000000"/>
                <w:lang w:val="fr-FR"/>
              </w:rPr>
              <w:t xml:space="preserve"> nhu cầu trao đổi, chia sẻ tài liệu, kinh nghiệp học tập của sinh viên trường Đại học Cần Thơ</w:t>
            </w:r>
          </w:p>
          <w:p w14:paraId="40F46018"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7A174F55" w14:textId="77777777" w:rsidR="00C61A1A" w:rsidRDefault="00C61A1A" w:rsidP="00E2120D">
            <w:pPr>
              <w:spacing w:before="120" w:line="360" w:lineRule="auto"/>
              <w:jc w:val="both"/>
              <w:rPr>
                <w:color w:val="000000"/>
                <w:lang w:val="fr-FR"/>
              </w:rPr>
            </w:pPr>
            <w:r>
              <w:rPr>
                <w:color w:val="000000"/>
                <w:lang w:val="fr-FR"/>
              </w:rPr>
              <w:lastRenderedPageBreak/>
              <w:t>+</w:t>
            </w:r>
            <w:r>
              <w:t xml:space="preserve"> </w:t>
            </w:r>
            <w:r w:rsidRPr="00843435">
              <w:rPr>
                <w:color w:val="000000"/>
                <w:lang w:val="fr-FR"/>
              </w:rPr>
              <w:t>Lập tài liệu thiết kế giao diện cho hệ thống trao đổi, chia sẻ tài liệu, kinh nghiệp học tập của sinh viên trường Đại học Cần Thơ</w:t>
            </w:r>
          </w:p>
          <w:p w14:paraId="6B4B6F2E"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47F528ED" w14:textId="77777777" w:rsidR="00C61A1A" w:rsidRPr="00C94360" w:rsidRDefault="00C61A1A" w:rsidP="00E2120D">
            <w:pPr>
              <w:spacing w:before="120" w:line="360" w:lineRule="auto"/>
              <w:jc w:val="both"/>
              <w:rPr>
                <w:color w:val="000000"/>
                <w:lang w:val="fr-FR"/>
              </w:rPr>
            </w:pPr>
            <w:r>
              <w:rPr>
                <w:color w:val="000000"/>
                <w:lang w:val="fr-FR"/>
              </w:rPr>
              <w:t>+</w:t>
            </w:r>
            <w:r w:rsidRPr="00843435">
              <w:rPr>
                <w:color w:val="000000"/>
                <w:lang w:val="fr-FR"/>
              </w:rPr>
              <w:t xml:space="preserve"> Viết tài liệu báo cáo và tạo sile trình chiếu cho báo cáo đề tài</w:t>
            </w:r>
          </w:p>
        </w:tc>
        <w:tc>
          <w:tcPr>
            <w:tcW w:w="1478" w:type="dxa"/>
            <w:noWrap/>
          </w:tcPr>
          <w:p w14:paraId="232FF79F" w14:textId="77777777" w:rsidR="00C61A1A" w:rsidRPr="00C94360" w:rsidRDefault="00C61A1A" w:rsidP="00E2120D">
            <w:pPr>
              <w:spacing w:before="120" w:line="360" w:lineRule="auto"/>
              <w:jc w:val="both"/>
              <w:rPr>
                <w:color w:val="000000"/>
              </w:rPr>
            </w:pPr>
          </w:p>
        </w:tc>
      </w:tr>
      <w:tr w:rsidR="00C61A1A" w:rsidRPr="00C94360" w14:paraId="0E6D784A" w14:textId="77777777" w:rsidTr="00E2120D">
        <w:trPr>
          <w:trHeight w:val="54"/>
        </w:trPr>
        <w:tc>
          <w:tcPr>
            <w:tcW w:w="738" w:type="dxa"/>
            <w:gridSpan w:val="2"/>
            <w:noWrap/>
            <w:vAlign w:val="center"/>
          </w:tcPr>
          <w:p w14:paraId="3A2BE482" w14:textId="77777777" w:rsidR="00C61A1A" w:rsidRPr="00C94360" w:rsidRDefault="00C61A1A" w:rsidP="00E2120D">
            <w:pPr>
              <w:spacing w:before="120" w:line="360" w:lineRule="auto"/>
              <w:jc w:val="center"/>
              <w:rPr>
                <w:color w:val="000000"/>
              </w:rPr>
            </w:pPr>
            <w:r w:rsidRPr="00C94360">
              <w:rPr>
                <w:color w:val="000000"/>
              </w:rPr>
              <w:t>3</w:t>
            </w:r>
          </w:p>
        </w:tc>
        <w:tc>
          <w:tcPr>
            <w:tcW w:w="2070" w:type="dxa"/>
            <w:vAlign w:val="center"/>
          </w:tcPr>
          <w:p w14:paraId="40EA2925" w14:textId="77777777" w:rsidR="00C61A1A" w:rsidRPr="00C94360" w:rsidRDefault="00C61A1A" w:rsidP="00E2120D">
            <w:pPr>
              <w:spacing w:before="120" w:line="360" w:lineRule="auto"/>
              <w:jc w:val="center"/>
              <w:rPr>
                <w:color w:val="000000"/>
              </w:rPr>
            </w:pPr>
            <w:r w:rsidRPr="00C94360">
              <w:rPr>
                <w:color w:val="000000"/>
              </w:rPr>
              <w:t>Lê Ngọc Đức</w:t>
            </w:r>
          </w:p>
        </w:tc>
        <w:tc>
          <w:tcPr>
            <w:tcW w:w="3000" w:type="dxa"/>
            <w:gridSpan w:val="3"/>
            <w:noWrap/>
            <w:vAlign w:val="center"/>
          </w:tcPr>
          <w:p w14:paraId="723939B8" w14:textId="77777777" w:rsidR="00C61A1A" w:rsidRPr="00C94360" w:rsidRDefault="00C61A1A" w:rsidP="00E2120D">
            <w:pPr>
              <w:spacing w:before="120" w:line="360" w:lineRule="auto"/>
              <w:jc w:val="center"/>
              <w:rPr>
                <w:color w:val="000000"/>
              </w:rPr>
            </w:pPr>
            <w:r w:rsidRPr="00C94360">
              <w:rPr>
                <w:color w:val="000000"/>
              </w:rPr>
              <w:t>B1605271,</w:t>
            </w:r>
          </w:p>
          <w:p w14:paraId="18683A69"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71959DA4"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13CD921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506968D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thiết kế giao diện cho hệ thống trao đổi, chia sẻ tài liệu, kinh nghiệp học tập của sinh </w:t>
            </w:r>
            <w:r w:rsidRPr="00843435">
              <w:rPr>
                <w:color w:val="000000"/>
                <w:lang w:val="fr-FR"/>
              </w:rPr>
              <w:lastRenderedPageBreak/>
              <w:t>viên trường Đại học Cần Thơ</w:t>
            </w:r>
          </w:p>
          <w:p w14:paraId="76E7278A"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tc>
        <w:tc>
          <w:tcPr>
            <w:tcW w:w="1478" w:type="dxa"/>
            <w:noWrap/>
          </w:tcPr>
          <w:p w14:paraId="1CE4BE83" w14:textId="77777777" w:rsidR="00C61A1A" w:rsidRPr="00C94360" w:rsidRDefault="00C61A1A" w:rsidP="00E2120D">
            <w:pPr>
              <w:spacing w:before="120" w:line="360" w:lineRule="auto"/>
              <w:jc w:val="both"/>
              <w:rPr>
                <w:color w:val="000000"/>
              </w:rPr>
            </w:pPr>
          </w:p>
        </w:tc>
      </w:tr>
      <w:tr w:rsidR="00C61A1A" w:rsidRPr="00C94360" w14:paraId="4966DFA0" w14:textId="77777777" w:rsidTr="00E2120D">
        <w:trPr>
          <w:trHeight w:val="54"/>
        </w:trPr>
        <w:tc>
          <w:tcPr>
            <w:tcW w:w="738" w:type="dxa"/>
            <w:gridSpan w:val="2"/>
            <w:noWrap/>
            <w:vAlign w:val="center"/>
          </w:tcPr>
          <w:p w14:paraId="18AC7A6A" w14:textId="77777777" w:rsidR="00C61A1A" w:rsidRPr="00C94360" w:rsidRDefault="00C61A1A" w:rsidP="00E2120D">
            <w:pPr>
              <w:spacing w:before="120" w:line="360" w:lineRule="auto"/>
              <w:jc w:val="center"/>
              <w:rPr>
                <w:color w:val="000000"/>
              </w:rPr>
            </w:pPr>
            <w:r w:rsidRPr="00C94360">
              <w:rPr>
                <w:color w:val="000000"/>
              </w:rPr>
              <w:t>4</w:t>
            </w:r>
          </w:p>
        </w:tc>
        <w:tc>
          <w:tcPr>
            <w:tcW w:w="2070" w:type="dxa"/>
            <w:vAlign w:val="center"/>
          </w:tcPr>
          <w:p w14:paraId="2BE0EB95" w14:textId="77777777" w:rsidR="00C61A1A" w:rsidRPr="00C94360" w:rsidRDefault="00C61A1A" w:rsidP="00E2120D">
            <w:pPr>
              <w:spacing w:before="120" w:line="360" w:lineRule="auto"/>
              <w:jc w:val="center"/>
              <w:rPr>
                <w:color w:val="000000"/>
              </w:rPr>
            </w:pPr>
            <w:r w:rsidRPr="00C94360">
              <w:rPr>
                <w:color w:val="000000"/>
              </w:rPr>
              <w:t>Đỗ Thị Ngọc Nguyên</w:t>
            </w:r>
          </w:p>
        </w:tc>
        <w:tc>
          <w:tcPr>
            <w:tcW w:w="3000" w:type="dxa"/>
            <w:gridSpan w:val="3"/>
            <w:noWrap/>
            <w:vAlign w:val="center"/>
          </w:tcPr>
          <w:p w14:paraId="6EBA7A02" w14:textId="77777777" w:rsidR="00C61A1A" w:rsidRPr="00C94360" w:rsidRDefault="00C61A1A" w:rsidP="00E2120D">
            <w:pPr>
              <w:spacing w:before="120" w:line="360" w:lineRule="auto"/>
              <w:jc w:val="center"/>
              <w:rPr>
                <w:color w:val="000000"/>
              </w:rPr>
            </w:pPr>
            <w:r w:rsidRPr="00C94360">
              <w:rPr>
                <w:color w:val="000000"/>
              </w:rPr>
              <w:t>B1605292,</w:t>
            </w:r>
          </w:p>
          <w:p w14:paraId="02E7987D"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09D1AD55"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4BF35904"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tài liệu đặc tả yêu cầu phần mềm cho hệ thống trao đổi, chia sẻ tài liệu, kinh nghiệp học tập của sinh viên trường Đại học Cần Thơ</w:t>
            </w:r>
          </w:p>
          <w:p w14:paraId="51AAD5B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21D4E3C2"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kiểm thử và hoàn thiện hệ thống trao đổi, chia sẻ tài liệu, kinh </w:t>
            </w:r>
            <w:r w:rsidRPr="00843435">
              <w:rPr>
                <w:color w:val="000000"/>
                <w:lang w:val="fr-FR"/>
              </w:rPr>
              <w:lastRenderedPageBreak/>
              <w:t>nghiệp học tập của sinh viên trường Đại học Cần Thơ</w:t>
            </w:r>
          </w:p>
        </w:tc>
        <w:tc>
          <w:tcPr>
            <w:tcW w:w="1478" w:type="dxa"/>
            <w:noWrap/>
          </w:tcPr>
          <w:p w14:paraId="7F3257FF" w14:textId="77777777" w:rsidR="00C61A1A" w:rsidRPr="00C94360" w:rsidRDefault="00C61A1A" w:rsidP="00E2120D">
            <w:pPr>
              <w:spacing w:before="120" w:line="360" w:lineRule="auto"/>
              <w:jc w:val="both"/>
              <w:rPr>
                <w:color w:val="000000"/>
              </w:rPr>
            </w:pPr>
          </w:p>
        </w:tc>
      </w:tr>
      <w:tr w:rsidR="00C61A1A" w:rsidRPr="00C94360" w14:paraId="6583056F" w14:textId="77777777" w:rsidTr="00E2120D">
        <w:trPr>
          <w:trHeight w:val="54"/>
        </w:trPr>
        <w:tc>
          <w:tcPr>
            <w:tcW w:w="10031" w:type="dxa"/>
            <w:gridSpan w:val="11"/>
            <w:noWrap/>
          </w:tcPr>
          <w:p w14:paraId="0A9DDF0F" w14:textId="77777777" w:rsidR="00C61A1A" w:rsidRPr="00C94360" w:rsidRDefault="00C61A1A" w:rsidP="00E2120D">
            <w:pPr>
              <w:spacing w:before="120" w:line="360" w:lineRule="auto"/>
              <w:jc w:val="both"/>
              <w:rPr>
                <w:b/>
                <w:color w:val="000000"/>
              </w:rPr>
            </w:pPr>
            <w:r w:rsidRPr="00C94360">
              <w:rPr>
                <w:b/>
                <w:color w:val="000000"/>
              </w:rPr>
              <w:t>Cán bộ hướng dẫn sinh viên thực hiện đề tài</w:t>
            </w:r>
          </w:p>
        </w:tc>
      </w:tr>
      <w:tr w:rsidR="00C61A1A" w:rsidRPr="00C94360" w14:paraId="62F9D28C" w14:textId="77777777" w:rsidTr="00E2120D">
        <w:trPr>
          <w:trHeight w:val="54"/>
        </w:trPr>
        <w:tc>
          <w:tcPr>
            <w:tcW w:w="2808" w:type="dxa"/>
            <w:gridSpan w:val="3"/>
            <w:noWrap/>
          </w:tcPr>
          <w:p w14:paraId="6E745BFF" w14:textId="77777777" w:rsidR="00C61A1A" w:rsidRPr="00C94360" w:rsidRDefault="00C61A1A" w:rsidP="00E2120D">
            <w:pPr>
              <w:spacing w:before="120" w:line="360" w:lineRule="auto"/>
              <w:jc w:val="both"/>
              <w:rPr>
                <w:color w:val="000000"/>
              </w:rPr>
            </w:pPr>
            <w:r w:rsidRPr="00C94360">
              <w:rPr>
                <w:color w:val="000000"/>
              </w:rPr>
              <w:t>Họ và tên, MSCB</w:t>
            </w:r>
          </w:p>
        </w:tc>
        <w:tc>
          <w:tcPr>
            <w:tcW w:w="3000" w:type="dxa"/>
            <w:gridSpan w:val="3"/>
            <w:noWrap/>
          </w:tcPr>
          <w:p w14:paraId="00FA3C54" w14:textId="77777777" w:rsidR="00C61A1A" w:rsidRPr="00C94360" w:rsidRDefault="00C61A1A" w:rsidP="00E2120D">
            <w:pPr>
              <w:spacing w:before="120" w:line="360" w:lineRule="auto"/>
              <w:jc w:val="center"/>
              <w:rPr>
                <w:color w:val="000000"/>
              </w:rPr>
            </w:pPr>
            <w:r w:rsidRPr="00C94360">
              <w:rPr>
                <w:color w:val="000000"/>
              </w:rPr>
              <w:t>Đơn vị công tác và lĩnh vực chuyên môn</w:t>
            </w:r>
          </w:p>
        </w:tc>
        <w:tc>
          <w:tcPr>
            <w:tcW w:w="2745" w:type="dxa"/>
            <w:gridSpan w:val="4"/>
            <w:noWrap/>
          </w:tcPr>
          <w:p w14:paraId="1AE90B34" w14:textId="77777777" w:rsidR="00C61A1A" w:rsidRPr="00C94360" w:rsidRDefault="00C61A1A" w:rsidP="00E2120D">
            <w:pPr>
              <w:spacing w:before="120" w:line="360" w:lineRule="auto"/>
              <w:jc w:val="center"/>
              <w:rPr>
                <w:color w:val="000000"/>
              </w:rPr>
            </w:pPr>
            <w:r w:rsidRPr="00C94360">
              <w:rPr>
                <w:color w:val="000000"/>
              </w:rPr>
              <w:t>Nhiệm vụ</w:t>
            </w:r>
          </w:p>
        </w:tc>
        <w:tc>
          <w:tcPr>
            <w:tcW w:w="1478" w:type="dxa"/>
            <w:noWrap/>
          </w:tcPr>
          <w:p w14:paraId="795F9591"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71C74258" w14:textId="77777777" w:rsidTr="00E2120D">
        <w:trPr>
          <w:trHeight w:val="54"/>
        </w:trPr>
        <w:tc>
          <w:tcPr>
            <w:tcW w:w="2808" w:type="dxa"/>
            <w:gridSpan w:val="3"/>
            <w:noWrap/>
          </w:tcPr>
          <w:p w14:paraId="250F38A0" w14:textId="77777777" w:rsidR="00C61A1A" w:rsidRPr="00C94360" w:rsidRDefault="00C61A1A" w:rsidP="00E2120D">
            <w:pPr>
              <w:spacing w:before="120" w:line="360" w:lineRule="auto"/>
              <w:rPr>
                <w:color w:val="000000"/>
              </w:rPr>
            </w:pPr>
            <w:r w:rsidRPr="00C94360">
              <w:rPr>
                <w:color w:val="000000"/>
              </w:rPr>
              <w:t>Ths. Phạm Ngọc Quyền,</w:t>
            </w:r>
          </w:p>
          <w:p w14:paraId="53FC1DF4" w14:textId="77777777" w:rsidR="00C61A1A" w:rsidRPr="00C94360" w:rsidRDefault="00C61A1A" w:rsidP="00E2120D">
            <w:pPr>
              <w:spacing w:before="120" w:line="360" w:lineRule="auto"/>
              <w:rPr>
                <w:color w:val="000000"/>
              </w:rPr>
            </w:pPr>
            <w:r w:rsidRPr="00C94360">
              <w:rPr>
                <w:color w:val="000000"/>
              </w:rPr>
              <w:t>MSCB: 002625</w:t>
            </w:r>
          </w:p>
        </w:tc>
        <w:tc>
          <w:tcPr>
            <w:tcW w:w="3000" w:type="dxa"/>
            <w:gridSpan w:val="3"/>
            <w:noWrap/>
          </w:tcPr>
          <w:p w14:paraId="0A15EC97" w14:textId="77777777" w:rsidR="00C61A1A" w:rsidRPr="00C94360" w:rsidRDefault="00C61A1A" w:rsidP="00E2120D">
            <w:pPr>
              <w:spacing w:before="120" w:line="360" w:lineRule="auto"/>
              <w:jc w:val="center"/>
              <w:rPr>
                <w:color w:val="000000"/>
              </w:rPr>
            </w:pPr>
            <w:r w:rsidRPr="00C94360">
              <w:rPr>
                <w:color w:val="000000"/>
              </w:rPr>
              <w:t>Khoa Công nghệ Thông tin và Truyền thông, Ths. Hệ thống thông tin</w:t>
            </w:r>
          </w:p>
        </w:tc>
        <w:tc>
          <w:tcPr>
            <w:tcW w:w="2745" w:type="dxa"/>
            <w:gridSpan w:val="4"/>
            <w:noWrap/>
          </w:tcPr>
          <w:p w14:paraId="06221342" w14:textId="77777777" w:rsidR="00C61A1A" w:rsidRPr="00C94360" w:rsidRDefault="00C61A1A" w:rsidP="00E2120D">
            <w:pPr>
              <w:spacing w:before="120" w:line="360" w:lineRule="auto"/>
              <w:jc w:val="center"/>
              <w:rPr>
                <w:color w:val="000000"/>
              </w:rPr>
            </w:pPr>
            <w:r w:rsidRPr="00C94360">
              <w:rPr>
                <w:color w:val="000000"/>
              </w:rPr>
              <w:t>Hướng dẫn nội dung khoa học và Hướng dẫn lập dự toán kinh phí đề tài, đề xuất ý tưởng, quản lý tiến trình thực hiện dự án.</w:t>
            </w:r>
          </w:p>
        </w:tc>
        <w:tc>
          <w:tcPr>
            <w:tcW w:w="1478" w:type="dxa"/>
            <w:noWrap/>
          </w:tcPr>
          <w:p w14:paraId="64497981" w14:textId="77777777" w:rsidR="00C61A1A" w:rsidRPr="00C94360" w:rsidRDefault="00C61A1A" w:rsidP="00E2120D">
            <w:pPr>
              <w:spacing w:before="120" w:line="360" w:lineRule="auto"/>
              <w:jc w:val="both"/>
              <w:rPr>
                <w:color w:val="000000"/>
              </w:rPr>
            </w:pPr>
          </w:p>
        </w:tc>
      </w:tr>
      <w:tr w:rsidR="00C61A1A" w:rsidRPr="00C94360" w14:paraId="0656A690" w14:textId="77777777" w:rsidTr="00E2120D">
        <w:trPr>
          <w:trHeight w:val="194"/>
        </w:trPr>
        <w:tc>
          <w:tcPr>
            <w:tcW w:w="10031" w:type="dxa"/>
            <w:gridSpan w:val="11"/>
            <w:noWrap/>
          </w:tcPr>
          <w:p w14:paraId="04492D2C" w14:textId="77777777" w:rsidR="00C61A1A" w:rsidRPr="00C94360" w:rsidRDefault="00C61A1A" w:rsidP="00E2120D">
            <w:pPr>
              <w:spacing w:before="120" w:line="360" w:lineRule="auto"/>
              <w:jc w:val="both"/>
              <w:rPr>
                <w:b/>
                <w:bCs/>
                <w:color w:val="000000"/>
              </w:rPr>
            </w:pPr>
            <w:r w:rsidRPr="00C94360">
              <w:rPr>
                <w:b/>
                <w:bCs/>
                <w:color w:val="000000"/>
              </w:rPr>
              <w:t xml:space="preserve">9. ĐƠN VỊ PHỐI HỢP CHÍNH </w:t>
            </w:r>
          </w:p>
        </w:tc>
      </w:tr>
      <w:tr w:rsidR="00C61A1A" w:rsidRPr="00C94360" w14:paraId="05BC2FA2" w14:textId="77777777" w:rsidTr="00E2120D">
        <w:trPr>
          <w:trHeight w:val="665"/>
        </w:trPr>
        <w:tc>
          <w:tcPr>
            <w:tcW w:w="2808" w:type="dxa"/>
            <w:gridSpan w:val="3"/>
            <w:noWrap/>
          </w:tcPr>
          <w:p w14:paraId="454090EB" w14:textId="77777777" w:rsidR="00C61A1A" w:rsidRPr="00C94360" w:rsidRDefault="00C61A1A" w:rsidP="00E2120D">
            <w:pPr>
              <w:spacing w:line="360" w:lineRule="auto"/>
              <w:jc w:val="center"/>
              <w:rPr>
                <w:color w:val="000000"/>
              </w:rPr>
            </w:pPr>
            <w:r w:rsidRPr="00C94360">
              <w:rPr>
                <w:color w:val="000000"/>
              </w:rPr>
              <w:t>Tên đơn vị</w:t>
            </w:r>
          </w:p>
          <w:p w14:paraId="59046076" w14:textId="77777777" w:rsidR="00C61A1A" w:rsidRPr="00C94360" w:rsidRDefault="00C61A1A" w:rsidP="00E2120D">
            <w:pPr>
              <w:spacing w:line="360" w:lineRule="auto"/>
              <w:jc w:val="center"/>
              <w:rPr>
                <w:color w:val="000000"/>
              </w:rPr>
            </w:pPr>
            <w:r w:rsidRPr="00C94360">
              <w:rPr>
                <w:color w:val="000000"/>
              </w:rPr>
              <w:t>trong và ngoài nước</w:t>
            </w:r>
          </w:p>
        </w:tc>
        <w:tc>
          <w:tcPr>
            <w:tcW w:w="5117" w:type="dxa"/>
            <w:gridSpan w:val="6"/>
            <w:noWrap/>
          </w:tcPr>
          <w:p w14:paraId="17F56796" w14:textId="77777777" w:rsidR="00C61A1A" w:rsidRPr="00C94360" w:rsidRDefault="00C61A1A" w:rsidP="00E2120D">
            <w:pPr>
              <w:spacing w:before="120" w:line="360" w:lineRule="auto"/>
              <w:jc w:val="center"/>
              <w:rPr>
                <w:color w:val="000000"/>
              </w:rPr>
            </w:pPr>
            <w:r w:rsidRPr="00C94360">
              <w:rPr>
                <w:color w:val="000000"/>
              </w:rPr>
              <w:t>Nội dung phối hợp nghiên cứu</w:t>
            </w:r>
          </w:p>
        </w:tc>
        <w:tc>
          <w:tcPr>
            <w:tcW w:w="2106" w:type="dxa"/>
            <w:gridSpan w:val="2"/>
            <w:noWrap/>
          </w:tcPr>
          <w:p w14:paraId="3C939B5E" w14:textId="77777777" w:rsidR="00C61A1A" w:rsidRPr="00C94360" w:rsidRDefault="00C61A1A" w:rsidP="00E2120D">
            <w:pPr>
              <w:spacing w:line="360" w:lineRule="auto"/>
              <w:jc w:val="center"/>
              <w:rPr>
                <w:color w:val="000000"/>
              </w:rPr>
            </w:pPr>
            <w:r w:rsidRPr="00C94360">
              <w:rPr>
                <w:color w:val="000000"/>
              </w:rPr>
              <w:t>Họ và tên người đại diện đơn vị</w:t>
            </w:r>
          </w:p>
        </w:tc>
      </w:tr>
      <w:tr w:rsidR="00C61A1A" w:rsidRPr="00C94360" w14:paraId="53AF0FAE" w14:textId="77777777" w:rsidTr="00E2120D">
        <w:trPr>
          <w:trHeight w:val="570"/>
        </w:trPr>
        <w:tc>
          <w:tcPr>
            <w:tcW w:w="2808" w:type="dxa"/>
            <w:gridSpan w:val="3"/>
            <w:noWrap/>
          </w:tcPr>
          <w:p w14:paraId="1F7BFC19" w14:textId="77777777" w:rsidR="00C61A1A" w:rsidRPr="00C94360" w:rsidRDefault="00C61A1A" w:rsidP="00E2120D">
            <w:pPr>
              <w:spacing w:before="120" w:line="360" w:lineRule="auto"/>
              <w:jc w:val="center"/>
              <w:rPr>
                <w:color w:val="000000"/>
              </w:rPr>
            </w:pPr>
            <w:r w:rsidRPr="00C94360">
              <w:rPr>
                <w:color w:val="000000"/>
              </w:rPr>
              <w:t>Không</w:t>
            </w:r>
          </w:p>
        </w:tc>
        <w:tc>
          <w:tcPr>
            <w:tcW w:w="5117" w:type="dxa"/>
            <w:gridSpan w:val="6"/>
            <w:noWrap/>
          </w:tcPr>
          <w:p w14:paraId="7282FEEE" w14:textId="77777777" w:rsidR="00C61A1A" w:rsidRPr="00C94360" w:rsidRDefault="00C61A1A" w:rsidP="00E2120D">
            <w:pPr>
              <w:spacing w:before="120" w:line="360" w:lineRule="auto"/>
              <w:jc w:val="both"/>
              <w:rPr>
                <w:color w:val="000000"/>
              </w:rPr>
            </w:pPr>
          </w:p>
        </w:tc>
        <w:tc>
          <w:tcPr>
            <w:tcW w:w="2106" w:type="dxa"/>
            <w:gridSpan w:val="2"/>
            <w:noWrap/>
          </w:tcPr>
          <w:p w14:paraId="267AE4FA" w14:textId="77777777" w:rsidR="00C61A1A" w:rsidRPr="00C94360" w:rsidRDefault="00C61A1A" w:rsidP="00E2120D">
            <w:pPr>
              <w:spacing w:before="120" w:line="360" w:lineRule="auto"/>
              <w:jc w:val="both"/>
              <w:rPr>
                <w:color w:val="000000"/>
              </w:rPr>
            </w:pPr>
          </w:p>
        </w:tc>
      </w:tr>
      <w:tr w:rsidR="00C61A1A" w:rsidRPr="00C94360" w14:paraId="472752A6" w14:textId="77777777" w:rsidTr="00E2120D">
        <w:trPr>
          <w:trHeight w:val="4083"/>
        </w:trPr>
        <w:tc>
          <w:tcPr>
            <w:tcW w:w="10031" w:type="dxa"/>
            <w:gridSpan w:val="11"/>
            <w:noWrap/>
          </w:tcPr>
          <w:p w14:paraId="7DF95D46"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10.  </w:t>
            </w:r>
            <w:r w:rsidRPr="00C94360">
              <w:rPr>
                <w:b/>
                <w:bCs/>
                <w:color w:val="000000"/>
                <w:spacing w:val="16"/>
                <w:position w:val="2"/>
              </w:rPr>
              <w:t>TỔNG QUAN TÌNH HÌNH NGHIÊN CỨU THUỘC LĨNH VỰC CỦA ĐỀ TÀI Ở TRONG VÀ NGOÀI NƯỚC</w:t>
            </w:r>
            <w:r w:rsidRPr="00C94360">
              <w:rPr>
                <w:b/>
                <w:bCs/>
                <w:color w:val="000000"/>
                <w:spacing w:val="16"/>
              </w:rPr>
              <w:t xml:space="preserve"> </w:t>
            </w:r>
          </w:p>
          <w:p w14:paraId="627C492E" w14:textId="77777777" w:rsidR="00C61A1A" w:rsidRPr="00C94360" w:rsidRDefault="00C61A1A" w:rsidP="00E2120D">
            <w:pPr>
              <w:spacing w:before="120" w:line="360" w:lineRule="auto"/>
              <w:jc w:val="both"/>
              <w:rPr>
                <w:color w:val="000000"/>
              </w:rPr>
            </w:pPr>
            <w:r w:rsidRPr="00C94360">
              <w:rPr>
                <w:color w:val="000000"/>
              </w:rPr>
              <w:t xml:space="preserve">10.1. Trong nước </w:t>
            </w:r>
          </w:p>
          <w:p w14:paraId="55104233" w14:textId="77777777" w:rsidR="00C61A1A" w:rsidRPr="00C94360" w:rsidRDefault="00C61A1A" w:rsidP="00E2120D">
            <w:pPr>
              <w:spacing w:before="120" w:line="360" w:lineRule="auto"/>
              <w:jc w:val="both"/>
              <w:rPr>
                <w:color w:val="000000"/>
              </w:rPr>
            </w:pPr>
            <w:r w:rsidRPr="00C94360">
              <w:rPr>
                <w:color w:val="000000"/>
              </w:rPr>
              <w:t xml:space="preserve">- Với sự phát triển công nghệ thông tin hiện nay đã xuất hiện nhiều website dịch vụ mạng xã hội và truyền thông xã hội như Facebook, Zalo… giúp cho con người có thể giao tiếp, cập nhật thông tin </w:t>
            </w:r>
            <w:r>
              <w:rPr>
                <w:color w:val="000000"/>
              </w:rPr>
              <w:t>m</w:t>
            </w:r>
            <w:r w:rsidRPr="00C94360">
              <w:rPr>
                <w:color w:val="000000"/>
              </w:rPr>
              <w:t>ới dễ dàng hơn. Tuy nhiên, các thành phần người sử dụng</w:t>
            </w:r>
            <w:r>
              <w:rPr>
                <w:color w:val="000000"/>
              </w:rPr>
              <w:t xml:space="preserve"> và</w:t>
            </w:r>
            <w:r w:rsidRPr="00C94360">
              <w:rPr>
                <w:color w:val="000000"/>
              </w:rPr>
              <w:t xml:space="preserve"> thông tin quá nhiều làm cho ta không biết thông tin nào là chất lượng</w:t>
            </w:r>
            <w:r>
              <w:rPr>
                <w:color w:val="000000"/>
              </w:rPr>
              <w:t>,</w:t>
            </w:r>
            <w:r w:rsidRPr="00C94360">
              <w:rPr>
                <w:color w:val="000000"/>
              </w:rPr>
              <w:t xml:space="preserve"> đặc biệt là không phù hợp cho việc học tập.</w:t>
            </w:r>
          </w:p>
          <w:p w14:paraId="6BC88C38" w14:textId="77777777" w:rsidR="00C61A1A" w:rsidRPr="00C94360" w:rsidRDefault="00C61A1A" w:rsidP="00E2120D">
            <w:pPr>
              <w:spacing w:before="120" w:line="360" w:lineRule="auto"/>
              <w:jc w:val="both"/>
              <w:rPr>
                <w:color w:val="000000"/>
              </w:rPr>
            </w:pPr>
            <w:r w:rsidRPr="00C94360">
              <w:rPr>
                <w:color w:val="000000"/>
              </w:rPr>
              <w:t>Hơn nữa, hiện tại chưa có bất kỳ nền tảng nào cho phép kết nối giữa các sinh viên trong một trường đại học lại với nhau để chia sẻ tài liệu môn học cũng như những vật dụng cũ không c</w:t>
            </w:r>
            <w:r>
              <w:rPr>
                <w:color w:val="000000"/>
              </w:rPr>
              <w:t>òn</w:t>
            </w:r>
            <w:r w:rsidRPr="00C94360">
              <w:rPr>
                <w:color w:val="000000"/>
              </w:rPr>
              <w:t xml:space="preserve"> nhu cầu sử dụng</w:t>
            </w:r>
            <w:r>
              <w:rPr>
                <w:color w:val="000000"/>
              </w:rPr>
              <w:t xml:space="preserve"> nữa</w:t>
            </w:r>
            <w:r w:rsidRPr="00C94360">
              <w:rPr>
                <w:color w:val="000000"/>
              </w:rPr>
              <w:t xml:space="preserve">. </w:t>
            </w:r>
          </w:p>
          <w:p w14:paraId="07B83D8D" w14:textId="77777777" w:rsidR="00C61A1A" w:rsidRPr="00C94360" w:rsidRDefault="00C61A1A" w:rsidP="00E2120D">
            <w:pPr>
              <w:spacing w:before="120" w:line="360" w:lineRule="auto"/>
              <w:jc w:val="both"/>
              <w:rPr>
                <w:color w:val="000000"/>
              </w:rPr>
            </w:pPr>
            <w:r w:rsidRPr="00C94360">
              <w:rPr>
                <w:color w:val="000000"/>
              </w:rPr>
              <w:t xml:space="preserve">Bên cạnh đó, tại các trường đại học tại Việt Nam, đặc biệt là </w:t>
            </w:r>
            <w:r>
              <w:rPr>
                <w:color w:val="000000"/>
              </w:rPr>
              <w:t>Đ</w:t>
            </w:r>
            <w:r w:rsidRPr="00C94360">
              <w:rPr>
                <w:color w:val="000000"/>
              </w:rPr>
              <w:t>ại học Cần Thơ chưa có n</w:t>
            </w:r>
            <w:r>
              <w:rPr>
                <w:color w:val="000000"/>
              </w:rPr>
              <w:t>ề</w:t>
            </w:r>
            <w:r w:rsidRPr="00C94360">
              <w:rPr>
                <w:color w:val="000000"/>
              </w:rPr>
              <w:t>n tảng nào cho phép sinh viên quản lý tài liệu của mình theo từng môn học,</w:t>
            </w:r>
            <w:r>
              <w:rPr>
                <w:color w:val="000000"/>
              </w:rPr>
              <w:t xml:space="preserve"> </w:t>
            </w:r>
            <w:r w:rsidRPr="00C94360">
              <w:rPr>
                <w:color w:val="000000"/>
              </w:rPr>
              <w:t>học kỳ…</w:t>
            </w:r>
          </w:p>
          <w:p w14:paraId="421E11C8" w14:textId="77777777" w:rsidR="00C61A1A" w:rsidRPr="00C94360" w:rsidRDefault="00C61A1A" w:rsidP="00E2120D">
            <w:pPr>
              <w:spacing w:before="120" w:line="360" w:lineRule="auto"/>
              <w:jc w:val="both"/>
              <w:rPr>
                <w:color w:val="000000"/>
              </w:rPr>
            </w:pPr>
            <w:r w:rsidRPr="00C94360">
              <w:rPr>
                <w:color w:val="000000"/>
              </w:rPr>
              <w:t xml:space="preserve">10.2. Ngoài nước </w:t>
            </w:r>
          </w:p>
          <w:p w14:paraId="169CEB0B" w14:textId="77777777" w:rsidR="00C61A1A" w:rsidRPr="00C94360" w:rsidRDefault="00C61A1A" w:rsidP="00E2120D">
            <w:pPr>
              <w:spacing w:before="120" w:line="360" w:lineRule="auto"/>
              <w:jc w:val="both"/>
              <w:rPr>
                <w:color w:val="000000"/>
              </w:rPr>
            </w:pPr>
            <w:r w:rsidRPr="00C94360">
              <w:rPr>
                <w:color w:val="000000"/>
              </w:rPr>
              <w:t>- 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1CF1C01E" w14:textId="77777777" w:rsidR="00C61A1A" w:rsidRPr="00C94360" w:rsidRDefault="00C61A1A" w:rsidP="00E2120D">
            <w:pPr>
              <w:spacing w:before="120" w:line="360" w:lineRule="auto"/>
              <w:jc w:val="both"/>
              <w:rPr>
                <w:color w:val="000000"/>
              </w:rPr>
            </w:pPr>
            <w:r w:rsidRPr="00C94360">
              <w:rPr>
                <w:color w:val="000000"/>
              </w:rPr>
              <w:t xml:space="preserve">10.3. Danh mục các công trình đã công bố thuộc lĩnh vực của đề tài của chủ nhiệm và những thành viên tham gia nghiên cứu </w:t>
            </w:r>
          </w:p>
          <w:p w14:paraId="0163FE71" w14:textId="77777777" w:rsidR="00C61A1A" w:rsidRPr="00C94360" w:rsidRDefault="00C61A1A" w:rsidP="00E2120D">
            <w:pPr>
              <w:keepNext/>
              <w:spacing w:before="120" w:line="360" w:lineRule="auto"/>
              <w:jc w:val="both"/>
              <w:outlineLvl w:val="0"/>
              <w:rPr>
                <w:bCs/>
                <w:color w:val="000000"/>
              </w:rPr>
            </w:pPr>
            <w:r w:rsidRPr="00C94360">
              <w:rPr>
                <w:bCs/>
                <w:color w:val="000000"/>
              </w:rPr>
              <w:t>a) Của chủ nhiệm đề tài: Không</w:t>
            </w:r>
          </w:p>
          <w:p w14:paraId="7424E9B9" w14:textId="77777777" w:rsidR="00C61A1A" w:rsidRPr="00C94360" w:rsidRDefault="00C61A1A" w:rsidP="00E2120D">
            <w:pPr>
              <w:keepNext/>
              <w:spacing w:before="120" w:line="360" w:lineRule="auto"/>
              <w:jc w:val="both"/>
              <w:outlineLvl w:val="0"/>
              <w:rPr>
                <w:b/>
                <w:bCs/>
                <w:i/>
                <w:color w:val="000000"/>
                <w:sz w:val="20"/>
                <w:szCs w:val="20"/>
              </w:rPr>
            </w:pPr>
            <w:r w:rsidRPr="00C94360">
              <w:rPr>
                <w:bCs/>
                <w:color w:val="000000"/>
              </w:rPr>
              <w:t>b) Của các thành viên tham gia nghiên cứu: Không</w:t>
            </w:r>
          </w:p>
        </w:tc>
      </w:tr>
      <w:tr w:rsidR="00C61A1A" w:rsidRPr="00C94360" w14:paraId="108BFEBB" w14:textId="77777777" w:rsidTr="00E2120D">
        <w:trPr>
          <w:trHeight w:val="426"/>
        </w:trPr>
        <w:tc>
          <w:tcPr>
            <w:tcW w:w="10031" w:type="dxa"/>
            <w:gridSpan w:val="11"/>
            <w:noWrap/>
          </w:tcPr>
          <w:p w14:paraId="4A9A73A9" w14:textId="77777777" w:rsidR="00C61A1A" w:rsidRPr="00C94360" w:rsidRDefault="00C61A1A" w:rsidP="00E2120D">
            <w:pPr>
              <w:keepNext/>
              <w:spacing w:before="120" w:line="360" w:lineRule="auto"/>
              <w:jc w:val="both"/>
              <w:outlineLvl w:val="0"/>
              <w:rPr>
                <w:bCs/>
                <w:color w:val="000000"/>
              </w:rPr>
            </w:pPr>
            <w:r w:rsidRPr="00C94360">
              <w:rPr>
                <w:b/>
                <w:bCs/>
                <w:color w:val="000000"/>
              </w:rPr>
              <w:lastRenderedPageBreak/>
              <w:t xml:space="preserve">11. TÍNH CẤP THIẾT CỦA ĐỀ TÀI </w:t>
            </w:r>
          </w:p>
          <w:p w14:paraId="2253ED91" w14:textId="77777777" w:rsidR="00C61A1A" w:rsidRPr="00C94360" w:rsidRDefault="00C61A1A" w:rsidP="00E2120D">
            <w:pPr>
              <w:keepNext/>
              <w:spacing w:after="120" w:line="360" w:lineRule="auto"/>
              <w:jc w:val="both"/>
              <w:outlineLvl w:val="0"/>
              <w:rPr>
                <w:bCs/>
                <w:color w:val="000000"/>
              </w:rPr>
            </w:pPr>
            <w:r>
              <w:rPr>
                <w:bCs/>
                <w:color w:val="000000"/>
              </w:rPr>
              <w:t>-</w:t>
            </w:r>
            <w:r w:rsidRPr="00C94360">
              <w:rPr>
                <w:bCs/>
                <w:color w:val="000000"/>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w:t>
            </w:r>
            <w:r>
              <w:rPr>
                <w:bCs/>
                <w:color w:val="000000"/>
              </w:rPr>
              <w:t>I</w:t>
            </w:r>
            <w:r w:rsidRPr="00C94360">
              <w:rPr>
                <w:bCs/>
                <w:color w:val="000000"/>
              </w:rPr>
              <w:t>nternet, nhưng vấn đề ở đây chính là cần phải trả phí và tài liệu rất lan man</w:t>
            </w:r>
            <w:r>
              <w:rPr>
                <w:bCs/>
                <w:color w:val="000000"/>
              </w:rPr>
              <w:t>,</w:t>
            </w:r>
            <w:r w:rsidRPr="00C94360">
              <w:rPr>
                <w:bCs/>
                <w:color w:val="000000"/>
              </w:rPr>
              <w:t xml:space="preserve"> không sát với môn học</w:t>
            </w:r>
            <w:r>
              <w:rPr>
                <w:bCs/>
                <w:color w:val="000000"/>
              </w:rPr>
              <w:t xml:space="preserve"> của trường</w:t>
            </w:r>
            <w:r w:rsidRPr="00C94360">
              <w:rPr>
                <w:bCs/>
                <w:color w:val="000000"/>
              </w:rPr>
              <w:t xml:space="preserve">. </w:t>
            </w:r>
            <w:r>
              <w:rPr>
                <w:bCs/>
                <w:color w:val="000000"/>
              </w:rPr>
              <w:t xml:space="preserve">Và khi lưu trữ tài liệu sinh viên thường chỉ tự tạo các folder trên drive với việc đặt tên không cấu trúc nhất định khiến cho việc lưu trữ và xem lại gặp nhiều khó khăn. </w:t>
            </w:r>
            <w:r w:rsidRPr="00C94360">
              <w:rPr>
                <w:bCs/>
                <w:color w:val="000000"/>
              </w:rPr>
              <w:t xml:space="preserve">Như vậy, </w:t>
            </w:r>
            <w:r>
              <w:rPr>
                <w:bCs/>
                <w:color w:val="000000"/>
              </w:rPr>
              <w:t xml:space="preserve">cần có </w:t>
            </w:r>
            <w:r w:rsidRPr="00C94360">
              <w:rPr>
                <w:bCs/>
                <w:color w:val="000000"/>
              </w:rPr>
              <w:t xml:space="preserve">một </w:t>
            </w:r>
            <w:r>
              <w:rPr>
                <w:bCs/>
                <w:color w:val="000000"/>
              </w:rPr>
              <w:t xml:space="preserve">hệ thống </w:t>
            </w:r>
            <w:r w:rsidRPr="00C94360">
              <w:rPr>
                <w:bCs/>
                <w:color w:val="000000"/>
              </w:rPr>
              <w:t xml:space="preserve">mà ở đó sinh viên </w:t>
            </w:r>
            <w:r>
              <w:rPr>
                <w:bCs/>
                <w:color w:val="000000"/>
              </w:rPr>
              <w:t xml:space="preserve">trường ĐHCT </w:t>
            </w:r>
            <w:r w:rsidRPr="00C94360">
              <w:rPr>
                <w:bCs/>
                <w:color w:val="000000"/>
              </w:rPr>
              <w:t xml:space="preserve">có thể lưu trữ tất cả các thông tin liên quan về môn học theo từng học kỳ một cách có hệ thống </w:t>
            </w:r>
            <w:r>
              <w:rPr>
                <w:bCs/>
                <w:color w:val="000000"/>
              </w:rPr>
              <w:t>và có thể chia sẻ với mọi người để cùng nhau học tập, trao dồi kiến thức.</w:t>
            </w:r>
          </w:p>
          <w:p w14:paraId="08CD9EFB" w14:textId="77777777" w:rsidR="00C61A1A" w:rsidRPr="00C94360" w:rsidRDefault="00C61A1A" w:rsidP="00E2120D">
            <w:pPr>
              <w:keepNext/>
              <w:spacing w:after="120" w:line="360" w:lineRule="auto"/>
              <w:jc w:val="both"/>
              <w:outlineLvl w:val="0"/>
              <w:rPr>
                <w:bCs/>
                <w:color w:val="000000"/>
              </w:rPr>
            </w:pPr>
            <w:r w:rsidRPr="00C94360">
              <w:rPr>
                <w:bCs/>
                <w:color w:val="000000"/>
              </w:rPr>
              <w:t>Bên cạnh đó, hệ thống chúng tôi đặt ra còn cung cấp nền tảng cho phép sinh viên chia sẻ với nhau các vật dụng hàng ngày không còn nhu cầu sử dụng</w:t>
            </w:r>
            <w:r>
              <w:rPr>
                <w:bCs/>
                <w:color w:val="000000"/>
              </w:rPr>
              <w:t xml:space="preserve"> xây dựng thành một cộng đồng sẻ chia, giúp đỡ nhau</w:t>
            </w:r>
            <w:r w:rsidRPr="00C94360">
              <w:rPr>
                <w:bCs/>
                <w:color w:val="000000"/>
              </w:rPr>
              <w:t>.</w:t>
            </w:r>
          </w:p>
          <w:p w14:paraId="5358CBB7" w14:textId="77777777" w:rsidR="00C61A1A" w:rsidRPr="00C94360" w:rsidRDefault="00C61A1A" w:rsidP="00E2120D">
            <w:pPr>
              <w:keepNext/>
              <w:spacing w:after="120" w:line="360" w:lineRule="auto"/>
              <w:jc w:val="both"/>
              <w:outlineLvl w:val="0"/>
              <w:rPr>
                <w:bCs/>
                <w:color w:val="000000"/>
              </w:rPr>
            </w:pPr>
            <w:r w:rsidRPr="00C94360">
              <w:rPr>
                <w:bCs/>
                <w:color w:val="000000"/>
              </w:rPr>
              <w:t>Và là nơi kết nối giúp nâng cao chất lượng các hoạt động chi hội, đoàn thanh niên</w:t>
            </w:r>
            <w:r>
              <w:rPr>
                <w:bCs/>
                <w:color w:val="000000"/>
              </w:rPr>
              <w:t>, giúp cho việc thông tin liên lạc và tương tác giữa mọi người được thực hiện dễ dàng hơn</w:t>
            </w:r>
            <w:r w:rsidRPr="00C94360">
              <w:rPr>
                <w:bCs/>
                <w:color w:val="000000"/>
              </w:rPr>
              <w:t xml:space="preserve"> v.v</w:t>
            </w:r>
          </w:p>
        </w:tc>
      </w:tr>
      <w:tr w:rsidR="00C61A1A" w:rsidRPr="00C94360" w14:paraId="5C27B6ED" w14:textId="77777777" w:rsidTr="00E2120D">
        <w:trPr>
          <w:trHeight w:val="390"/>
        </w:trPr>
        <w:tc>
          <w:tcPr>
            <w:tcW w:w="10031" w:type="dxa"/>
            <w:gridSpan w:val="11"/>
            <w:noWrap/>
          </w:tcPr>
          <w:p w14:paraId="65B7F7D7" w14:textId="77777777" w:rsidR="00C61A1A" w:rsidRPr="00C94360" w:rsidRDefault="00C61A1A" w:rsidP="00E2120D">
            <w:pPr>
              <w:keepNext/>
              <w:spacing w:before="120" w:line="360" w:lineRule="auto"/>
              <w:jc w:val="both"/>
              <w:outlineLvl w:val="0"/>
              <w:rPr>
                <w:color w:val="000000"/>
                <w:lang w:val="vi-VN"/>
              </w:rPr>
            </w:pPr>
            <w:r w:rsidRPr="00C94360">
              <w:rPr>
                <w:b/>
                <w:bCs/>
                <w:color w:val="000000"/>
              </w:rPr>
              <w:t>12. MỤC TIÊU ĐỀ TÀI</w:t>
            </w:r>
            <w:r w:rsidRPr="00C94360">
              <w:rPr>
                <w:color w:val="000000"/>
              </w:rPr>
              <w:t xml:space="preserve"> </w:t>
            </w:r>
          </w:p>
          <w:p w14:paraId="5DABDDE0" w14:textId="77777777" w:rsidR="00C61A1A" w:rsidRDefault="00C61A1A" w:rsidP="00E2120D">
            <w:pPr>
              <w:keepNext/>
              <w:spacing w:before="120" w:line="360" w:lineRule="auto"/>
              <w:jc w:val="both"/>
              <w:outlineLvl w:val="0"/>
              <w:rPr>
                <w:color w:val="000000"/>
              </w:rPr>
            </w:pPr>
            <w:r w:rsidRPr="00C94360">
              <w:rPr>
                <w:color w:val="000000"/>
              </w:rPr>
              <w:t xml:space="preserve">- </w:t>
            </w:r>
            <w:r>
              <w:rPr>
                <w:color w:val="000000"/>
              </w:rPr>
              <w:t>Tổng quan: Giúp xây dựng một cộng đồng cho sinh viên, giúp sinh viên kết nối, trao đổi, chia sẻ, thông tin liên lạc và lưu trữ tài liệu.</w:t>
            </w:r>
          </w:p>
          <w:p w14:paraId="256BD45C" w14:textId="77777777" w:rsidR="00C61A1A" w:rsidRPr="00C94360" w:rsidRDefault="00C61A1A" w:rsidP="00C61A1A">
            <w:pPr>
              <w:keepNext/>
              <w:numPr>
                <w:ilvl w:val="0"/>
                <w:numId w:val="44"/>
              </w:numPr>
              <w:spacing w:before="120" w:line="360" w:lineRule="auto"/>
              <w:ind w:left="284"/>
              <w:jc w:val="both"/>
              <w:outlineLvl w:val="0"/>
              <w:rPr>
                <w:color w:val="000000"/>
              </w:rPr>
            </w:pPr>
            <w:r>
              <w:rPr>
                <w:color w:val="000000"/>
              </w:rPr>
              <w:t xml:space="preserve">Mục tiêu : </w:t>
            </w:r>
            <w:r w:rsidRPr="00C94360">
              <w:rPr>
                <w:color w:val="000000"/>
              </w:rPr>
              <w:t>Hệ thống cho phép giải quyết các công việc sau đây:</w:t>
            </w:r>
          </w:p>
          <w:p w14:paraId="34BE9C2C" w14:textId="77777777" w:rsidR="00C61A1A" w:rsidRPr="00C94360" w:rsidRDefault="00C61A1A" w:rsidP="00E2120D">
            <w:pPr>
              <w:keepNext/>
              <w:spacing w:before="120" w:line="360" w:lineRule="auto"/>
              <w:jc w:val="both"/>
              <w:outlineLvl w:val="0"/>
              <w:rPr>
                <w:color w:val="000000"/>
              </w:rPr>
            </w:pPr>
            <w:r w:rsidRPr="00C94360">
              <w:rPr>
                <w:color w:val="000000"/>
              </w:rPr>
              <w:tab/>
              <w:t>+ Quản lý tài liệu môn học theo từng học kỳ</w:t>
            </w:r>
            <w:r>
              <w:rPr>
                <w:color w:val="000000"/>
              </w:rPr>
              <w:t>, năm học.</w:t>
            </w:r>
          </w:p>
          <w:p w14:paraId="0F7A1A28"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chia sẻ kinh nghiệm học tập tất cả các môn học, sinh viên</w:t>
            </w:r>
            <w:r>
              <w:rPr>
                <w:color w:val="000000"/>
              </w:rPr>
              <w:t xml:space="preserve"> </w:t>
            </w:r>
            <w:r w:rsidRPr="00C94360">
              <w:rPr>
                <w:color w:val="000000"/>
              </w:rPr>
              <w:t>có thể tương tác với nhau.</w:t>
            </w:r>
          </w:p>
          <w:p w14:paraId="5A4A1FA9" w14:textId="77777777" w:rsidR="00C61A1A" w:rsidRPr="00C94360" w:rsidRDefault="00C61A1A" w:rsidP="00E2120D">
            <w:pPr>
              <w:keepNext/>
              <w:spacing w:before="120" w:line="360" w:lineRule="auto"/>
              <w:jc w:val="both"/>
              <w:outlineLvl w:val="0"/>
              <w:rPr>
                <w:color w:val="000000"/>
              </w:rPr>
            </w:pPr>
            <w:r w:rsidRPr="00C94360">
              <w:rPr>
                <w:color w:val="000000"/>
              </w:rPr>
              <w:tab/>
              <w:t xml:space="preserve">+ Chia sẻ tài liệu một cách dễ dàng thông qua </w:t>
            </w:r>
            <w:r>
              <w:rPr>
                <w:color w:val="000000"/>
              </w:rPr>
              <w:t>hệ thống.</w:t>
            </w:r>
          </w:p>
          <w:p w14:paraId="68AD79E6" w14:textId="77777777" w:rsidR="00C61A1A" w:rsidRPr="00C94360" w:rsidRDefault="00C61A1A" w:rsidP="00E2120D">
            <w:pPr>
              <w:keepNext/>
              <w:spacing w:before="120" w:line="360" w:lineRule="auto"/>
              <w:jc w:val="both"/>
              <w:outlineLvl w:val="0"/>
              <w:rPr>
                <w:color w:val="000000"/>
              </w:rPr>
            </w:pPr>
            <w:r w:rsidRPr="00C94360">
              <w:rPr>
                <w:color w:val="000000"/>
              </w:rPr>
              <w:tab/>
              <w:t>+ Chia sẻ vật dụng cũ thông qua diễn đàn trao đổi đồ dùng cá nhân.</w:t>
            </w:r>
          </w:p>
          <w:p w14:paraId="622A4EC9"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cho chi hội, đoàn, lớp, giúp kết nối và quản lý các hoạt động một cách hiệu quả</w:t>
            </w:r>
            <w:r>
              <w:rPr>
                <w:color w:val="000000"/>
              </w:rPr>
              <w:t>.</w:t>
            </w:r>
          </w:p>
          <w:p w14:paraId="0C1D53E2" w14:textId="77777777" w:rsidR="00C61A1A" w:rsidRPr="00C94360" w:rsidRDefault="00C61A1A" w:rsidP="00E2120D">
            <w:pPr>
              <w:keepNext/>
              <w:spacing w:before="120" w:line="360" w:lineRule="auto"/>
              <w:jc w:val="both"/>
              <w:outlineLvl w:val="0"/>
              <w:rPr>
                <w:color w:val="000000"/>
              </w:rPr>
            </w:pPr>
            <w:r w:rsidRPr="00C94360">
              <w:rPr>
                <w:color w:val="000000"/>
              </w:rPr>
              <w:tab/>
              <w:t>+ Thí điểm thành công tại đại học Cần Thơ</w:t>
            </w:r>
          </w:p>
        </w:tc>
      </w:tr>
      <w:tr w:rsidR="00C61A1A" w:rsidRPr="00C94360" w14:paraId="5D909308" w14:textId="77777777" w:rsidTr="00E2120D">
        <w:tc>
          <w:tcPr>
            <w:tcW w:w="10031" w:type="dxa"/>
            <w:gridSpan w:val="11"/>
            <w:noWrap/>
          </w:tcPr>
          <w:p w14:paraId="7AA19A48" w14:textId="77777777" w:rsidR="00C61A1A" w:rsidRPr="004A5257" w:rsidRDefault="00C61A1A" w:rsidP="00E2120D">
            <w:pPr>
              <w:spacing w:before="120" w:line="360" w:lineRule="auto"/>
              <w:jc w:val="both"/>
              <w:rPr>
                <w:b/>
                <w:color w:val="000000"/>
              </w:rPr>
            </w:pPr>
            <w:r w:rsidRPr="004A5257">
              <w:rPr>
                <w:b/>
                <w:color w:val="000000"/>
              </w:rPr>
              <w:t>13. ĐỐI TƯỢNG, PHẠM VI NGHIÊN CỨU</w:t>
            </w:r>
          </w:p>
          <w:p w14:paraId="24A8A37C" w14:textId="77777777" w:rsidR="00C61A1A" w:rsidRPr="000063BF" w:rsidRDefault="00C61A1A" w:rsidP="00E2120D">
            <w:pPr>
              <w:spacing w:before="120" w:line="360" w:lineRule="auto"/>
              <w:jc w:val="both"/>
              <w:rPr>
                <w:bCs/>
                <w:color w:val="000000"/>
              </w:rPr>
            </w:pPr>
            <w:r w:rsidRPr="000063BF">
              <w:rPr>
                <w:bCs/>
                <w:color w:val="000000"/>
              </w:rPr>
              <w:t xml:space="preserve">13.1. Đối tượng nghiên cứu </w:t>
            </w:r>
          </w:p>
          <w:p w14:paraId="7494921A" w14:textId="77777777" w:rsidR="00C61A1A" w:rsidRPr="00C94360" w:rsidRDefault="00C61A1A" w:rsidP="00C61A1A">
            <w:pPr>
              <w:numPr>
                <w:ilvl w:val="0"/>
                <w:numId w:val="43"/>
              </w:numPr>
              <w:spacing w:line="360" w:lineRule="auto"/>
              <w:jc w:val="both"/>
              <w:rPr>
                <w:bCs/>
                <w:color w:val="000000"/>
              </w:rPr>
            </w:pPr>
            <w:r w:rsidRPr="00C94360">
              <w:rPr>
                <w:bCs/>
                <w:color w:val="000000"/>
              </w:rPr>
              <w:lastRenderedPageBreak/>
              <w:t>Chủ nhiệm các chi hội, đoàn, ban cán sự lớp, giáo viên cố vấn</w:t>
            </w:r>
          </w:p>
          <w:p w14:paraId="02B5E948" w14:textId="77777777" w:rsidR="00C61A1A" w:rsidRPr="00C94360" w:rsidRDefault="00C61A1A" w:rsidP="00C61A1A">
            <w:pPr>
              <w:numPr>
                <w:ilvl w:val="0"/>
                <w:numId w:val="43"/>
              </w:numPr>
              <w:spacing w:line="360" w:lineRule="auto"/>
              <w:jc w:val="both"/>
              <w:rPr>
                <w:bCs/>
                <w:color w:val="000000"/>
              </w:rPr>
            </w:pPr>
            <w:r w:rsidRPr="00C94360">
              <w:rPr>
                <w:bCs/>
                <w:color w:val="000000"/>
              </w:rPr>
              <w:t>Quy chế học vụ.</w:t>
            </w:r>
          </w:p>
          <w:p w14:paraId="17C3301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Chương trình đào tạo và lập kế hoạch học tập.</w:t>
            </w:r>
          </w:p>
          <w:p w14:paraId="3619DB3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Quá trình đăng ký học phần của sinh viên.</w:t>
            </w:r>
          </w:p>
          <w:p w14:paraId="18FCE365"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Thời khóa biểu học tập của sinh viên.</w:t>
            </w:r>
          </w:p>
          <w:p w14:paraId="38AC558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Cách tìm kiếm tài liệu, kinh nghiệm học tập của sinh viên.</w:t>
            </w:r>
          </w:p>
          <w:p w14:paraId="465B2DC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trao đổi, học hỏi lẫn nhau của sinh viên.</w:t>
            </w:r>
          </w:p>
          <w:p w14:paraId="32F93664"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lưu trữ, quản lý tài liệu sao cho hiệu quả của sinh viên.</w:t>
            </w:r>
          </w:p>
          <w:p w14:paraId="1DA86C27" w14:textId="77777777" w:rsidR="00C61A1A" w:rsidRPr="000063BF" w:rsidRDefault="00C61A1A" w:rsidP="00E2120D">
            <w:pPr>
              <w:spacing w:before="120" w:line="360" w:lineRule="auto"/>
              <w:jc w:val="both"/>
              <w:rPr>
                <w:bCs/>
                <w:color w:val="000000"/>
              </w:rPr>
            </w:pPr>
            <w:r w:rsidRPr="000063BF">
              <w:rPr>
                <w:bCs/>
                <w:color w:val="000000"/>
              </w:rPr>
              <w:t xml:space="preserve">13.2. Phạm vi nghiên cứu </w:t>
            </w:r>
          </w:p>
          <w:p w14:paraId="6149D521" w14:textId="77777777" w:rsidR="00C61A1A" w:rsidRPr="00C94360" w:rsidRDefault="00C61A1A" w:rsidP="00E2120D">
            <w:pPr>
              <w:spacing w:before="120" w:line="360" w:lineRule="auto"/>
              <w:jc w:val="both"/>
              <w:rPr>
                <w:bCs/>
                <w:color w:val="000000"/>
              </w:rPr>
            </w:pPr>
            <w:r w:rsidRPr="00C94360">
              <w:rPr>
                <w:bCs/>
                <w:color w:val="000000"/>
              </w:rPr>
              <w:tab/>
              <w:t>+ Nghiên cứu xây dựng nền tảng trên website</w:t>
            </w:r>
          </w:p>
          <w:p w14:paraId="68823F55"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Thành phần dữ liệu và thành phần xử lý của hệ thống.</w:t>
            </w:r>
          </w:p>
          <w:p w14:paraId="67C492BE"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 xml:space="preserve">Ngôn ngữ lập trình chính của hệ thống là PHP và </w:t>
            </w:r>
            <w:r>
              <w:rPr>
                <w:bCs/>
                <w:color w:val="000000"/>
              </w:rPr>
              <w:t>F</w:t>
            </w:r>
            <w:r w:rsidRPr="005E7C80">
              <w:rPr>
                <w:bCs/>
                <w:color w:val="000000"/>
              </w:rPr>
              <w:t>ramework Laravel, Lập trình cơ sở dữ liệu</w:t>
            </w:r>
          </w:p>
          <w:p w14:paraId="7B3E6E51" w14:textId="77777777" w:rsidR="00C61A1A" w:rsidRPr="00C94360" w:rsidRDefault="00C61A1A" w:rsidP="00E2120D">
            <w:pPr>
              <w:spacing w:before="120" w:line="360" w:lineRule="auto"/>
              <w:jc w:val="both"/>
              <w:rPr>
                <w:bCs/>
                <w:color w:val="000000"/>
              </w:rPr>
            </w:pPr>
            <w:r w:rsidRPr="00C94360">
              <w:rPr>
                <w:bCs/>
                <w:color w:val="000000"/>
              </w:rPr>
              <w:tab/>
              <w:t>+ Tích hợp với hệ thống quản lý sinh viên Đại học Cần Thơ</w:t>
            </w:r>
            <w:r>
              <w:rPr>
                <w:bCs/>
                <w:color w:val="000000"/>
              </w:rPr>
              <w:t>.</w:t>
            </w:r>
          </w:p>
          <w:p w14:paraId="251B1DD3" w14:textId="77777777" w:rsidR="00C61A1A" w:rsidRPr="00C94360" w:rsidRDefault="00C61A1A" w:rsidP="00E2120D">
            <w:pPr>
              <w:spacing w:before="120" w:line="360" w:lineRule="auto"/>
              <w:jc w:val="both"/>
              <w:rPr>
                <w:bCs/>
                <w:color w:val="000000"/>
              </w:rPr>
            </w:pPr>
            <w:r w:rsidRPr="00C94360">
              <w:rPr>
                <w:bCs/>
                <w:color w:val="000000"/>
              </w:rPr>
              <w:tab/>
              <w:t>+ Thời gian thực hiện 6 tháng: 0</w:t>
            </w:r>
            <w:r>
              <w:rPr>
                <w:bCs/>
                <w:color w:val="000000"/>
              </w:rPr>
              <w:t>6</w:t>
            </w:r>
            <w:r w:rsidRPr="00C94360">
              <w:rPr>
                <w:bCs/>
                <w:color w:val="000000"/>
              </w:rPr>
              <w:t>/2020-</w:t>
            </w:r>
            <w:r>
              <w:rPr>
                <w:bCs/>
                <w:color w:val="000000"/>
              </w:rPr>
              <w:t>11</w:t>
            </w:r>
            <w:r w:rsidRPr="00C94360">
              <w:rPr>
                <w:bCs/>
                <w:color w:val="000000"/>
              </w:rPr>
              <w:t>/2020</w:t>
            </w:r>
            <w:r>
              <w:rPr>
                <w:bCs/>
                <w:color w:val="000000"/>
              </w:rPr>
              <w:t>.</w:t>
            </w:r>
          </w:p>
          <w:p w14:paraId="1C53FFFF" w14:textId="77777777" w:rsidR="00C61A1A" w:rsidRPr="00C94360" w:rsidRDefault="00C61A1A" w:rsidP="00E2120D">
            <w:pPr>
              <w:spacing w:before="120" w:line="360" w:lineRule="auto"/>
              <w:jc w:val="both"/>
              <w:rPr>
                <w:bCs/>
                <w:color w:val="000000"/>
              </w:rPr>
            </w:pPr>
            <w:r w:rsidRPr="00C94360">
              <w:rPr>
                <w:bCs/>
                <w:color w:val="000000"/>
              </w:rPr>
              <w:tab/>
              <w:t>+ Lý giải chọn mẫu: Do nhu cầu trao đổi tài liệu học tập của sinh viên, chúng tôi đề xuất sử dụng web và hệ quản trị cơ sở dữ liệu MySQL để tin học hóa quá trình này.</w:t>
            </w:r>
          </w:p>
        </w:tc>
      </w:tr>
      <w:tr w:rsidR="00C61A1A" w:rsidRPr="00C94360" w14:paraId="32556D59" w14:textId="77777777" w:rsidTr="00E2120D">
        <w:tc>
          <w:tcPr>
            <w:tcW w:w="10031" w:type="dxa"/>
            <w:gridSpan w:val="11"/>
            <w:noWrap/>
          </w:tcPr>
          <w:p w14:paraId="0E6578FE"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14. CÁCH TIẾP CẬN, PHƯƠNG PHÁP NGHIÊN CỨU</w:t>
            </w:r>
          </w:p>
          <w:p w14:paraId="65DF6F01" w14:textId="77777777" w:rsidR="00C61A1A" w:rsidRPr="00C94360" w:rsidRDefault="00C61A1A" w:rsidP="00E2120D">
            <w:pPr>
              <w:spacing w:before="120" w:line="360" w:lineRule="auto"/>
              <w:jc w:val="both"/>
              <w:rPr>
                <w:bCs/>
                <w:color w:val="000000"/>
              </w:rPr>
            </w:pPr>
            <w:r w:rsidRPr="00C94360">
              <w:rPr>
                <w:color w:val="000000"/>
              </w:rPr>
              <w:t>14.1. Cách tiếp cận (</w:t>
            </w:r>
            <w:r w:rsidRPr="00C94360">
              <w:rPr>
                <w:bCs/>
                <w:color w:val="000000"/>
              </w:rPr>
              <w:t xml:space="preserve">Nêu rõ cách tiếp cận nghiên cứu đề tài. </w:t>
            </w:r>
            <w:r w:rsidRPr="00C94360">
              <w:rPr>
                <w:color w:val="000000"/>
              </w:rPr>
              <w:t>VD: (1) nghiên cứu</w:t>
            </w:r>
            <w:r w:rsidRPr="00C94360">
              <w:rPr>
                <w:bCs/>
                <w:color w:val="000000"/>
              </w:rPr>
              <w:t xml:space="preserve"> lý thuyết-thử nghiệm-ứng dụng; (2) Giải mã công nghệ (sản phẩm tiêu chuẩn) - thiết kế quy trình công nghệ - chế tạo; (3) Lý thuyết-thực trạng =&gt; giải pháp; (4) Thực trạng-lý thuyết =&gt; giải pháp)</w:t>
            </w:r>
          </w:p>
          <w:p w14:paraId="47B2652F" w14:textId="77777777" w:rsidR="00C61A1A" w:rsidRPr="00C94360" w:rsidRDefault="00C61A1A" w:rsidP="00E2120D">
            <w:pPr>
              <w:spacing w:before="120" w:line="360" w:lineRule="auto"/>
              <w:jc w:val="both"/>
              <w:rPr>
                <w:bCs/>
                <w:color w:val="000000"/>
              </w:rPr>
            </w:pPr>
            <w:r w:rsidRPr="00C94360">
              <w:rPr>
                <w:color w:val="000000"/>
              </w:rPr>
              <w:t>(1) nghiên cứu</w:t>
            </w:r>
            <w:r w:rsidRPr="00C94360">
              <w:rPr>
                <w:bCs/>
                <w:color w:val="000000"/>
              </w:rPr>
              <w:t xml:space="preserve"> lý thuyết-thử nghiệm-ứng dụng;</w:t>
            </w:r>
          </w:p>
          <w:p w14:paraId="21E0A487" w14:textId="77777777" w:rsidR="00C61A1A" w:rsidRPr="00C94360" w:rsidRDefault="00C61A1A" w:rsidP="00E2120D">
            <w:pPr>
              <w:spacing w:before="120" w:line="360" w:lineRule="auto"/>
              <w:jc w:val="both"/>
              <w:rPr>
                <w:bCs/>
                <w:color w:val="000000"/>
              </w:rPr>
            </w:pPr>
            <w:r w:rsidRPr="00C94360">
              <w:rPr>
                <w:bCs/>
                <w:color w:val="000000"/>
              </w:rPr>
              <w:t xml:space="preserve">(3) Lý thuyết-thực trạng =&gt; giải pháp; </w:t>
            </w:r>
          </w:p>
          <w:p w14:paraId="42148A76" w14:textId="77777777" w:rsidR="00C61A1A" w:rsidRPr="00C94360" w:rsidRDefault="00C61A1A" w:rsidP="00E2120D">
            <w:pPr>
              <w:spacing w:before="120" w:line="360" w:lineRule="auto"/>
              <w:jc w:val="both"/>
              <w:rPr>
                <w:bCs/>
                <w:color w:val="000000"/>
              </w:rPr>
            </w:pPr>
            <w:r w:rsidRPr="00C94360">
              <w:rPr>
                <w:bCs/>
                <w:color w:val="000000"/>
              </w:rPr>
              <w:t>(4) Thực trạng-lý thuyết =&gt; giải pháp</w:t>
            </w:r>
          </w:p>
          <w:p w14:paraId="2910AC48" w14:textId="77777777" w:rsidR="00C61A1A" w:rsidRPr="00C94360" w:rsidRDefault="00C61A1A" w:rsidP="00E2120D">
            <w:pPr>
              <w:spacing w:before="120" w:line="360" w:lineRule="auto"/>
              <w:jc w:val="both"/>
              <w:rPr>
                <w:color w:val="000000"/>
              </w:rPr>
            </w:pPr>
          </w:p>
          <w:p w14:paraId="7FAE10B5" w14:textId="77777777" w:rsidR="00C61A1A" w:rsidRPr="00C94360" w:rsidRDefault="00C61A1A" w:rsidP="00E2120D">
            <w:pPr>
              <w:spacing w:before="120" w:line="360" w:lineRule="auto"/>
              <w:jc w:val="both"/>
              <w:rPr>
                <w:bCs/>
                <w:color w:val="000000"/>
              </w:rPr>
            </w:pPr>
            <w:r w:rsidRPr="00C94360">
              <w:rPr>
                <w:color w:val="000000"/>
              </w:rPr>
              <w:t>14.2. Phương pháp nghiên cứu (</w:t>
            </w:r>
            <w:r w:rsidRPr="00C94360">
              <w:rPr>
                <w:bCs/>
                <w:color w:val="000000"/>
              </w:rPr>
              <w:t>Nêu rõ phương pháp nghiên cứu (Điều tra, thống kê, tổng hợp, phân tích, so sánh, chuyên gia,…) kỹ thuật sử dụng các phương pháp)</w:t>
            </w:r>
          </w:p>
          <w:p w14:paraId="53C3E5B1" w14:textId="77777777" w:rsidR="00C61A1A" w:rsidRPr="00C94360" w:rsidRDefault="00C61A1A" w:rsidP="00C61A1A">
            <w:pPr>
              <w:numPr>
                <w:ilvl w:val="0"/>
                <w:numId w:val="36"/>
              </w:numPr>
              <w:spacing w:before="120" w:line="360" w:lineRule="auto"/>
              <w:jc w:val="both"/>
              <w:rPr>
                <w:color w:val="000000"/>
                <w:sz w:val="26"/>
              </w:rPr>
            </w:pPr>
            <w:r w:rsidRPr="00C94360">
              <w:rPr>
                <w:color w:val="000000"/>
              </w:rPr>
              <w:t>Điều tra: Thu thập thông tin về nhu cầu trao đổi tài liệu đã học.</w:t>
            </w:r>
          </w:p>
          <w:p w14:paraId="1D4F8D8C" w14:textId="77777777" w:rsidR="00C61A1A" w:rsidRPr="00C94360" w:rsidRDefault="00C61A1A" w:rsidP="00C61A1A">
            <w:pPr>
              <w:numPr>
                <w:ilvl w:val="0"/>
                <w:numId w:val="36"/>
              </w:numPr>
              <w:spacing w:before="120" w:line="360" w:lineRule="auto"/>
              <w:jc w:val="both"/>
              <w:rPr>
                <w:color w:val="000000"/>
              </w:rPr>
            </w:pPr>
            <w:r w:rsidRPr="00C94360">
              <w:rPr>
                <w:color w:val="000000"/>
              </w:rPr>
              <w:t>Phân tích: Phân tích yêu cầu từ các thông tin đã thu thập, viết tài liệu phân tích yêu cầu, tài liệu thống kê</w:t>
            </w:r>
          </w:p>
          <w:p w14:paraId="0FF5E9F6" w14:textId="77777777" w:rsidR="00C61A1A" w:rsidRPr="00C94360" w:rsidRDefault="00C61A1A" w:rsidP="00C61A1A">
            <w:pPr>
              <w:numPr>
                <w:ilvl w:val="0"/>
                <w:numId w:val="36"/>
              </w:numPr>
              <w:spacing w:before="120" w:line="360" w:lineRule="auto"/>
              <w:jc w:val="both"/>
              <w:rPr>
                <w:color w:val="000000"/>
              </w:rPr>
            </w:pPr>
            <w:r w:rsidRPr="00C94360">
              <w:rPr>
                <w:color w:val="000000"/>
              </w:rPr>
              <w:t>Thiết kế: Xây dựng tài liệu đặc tả, tài liệu thiết kế gồm: thiết kế cơ sở dữ liệu trên MySQL, thiết kế trang web</w:t>
            </w:r>
          </w:p>
          <w:p w14:paraId="681D3B63" w14:textId="77777777" w:rsidR="00C61A1A" w:rsidRPr="00C94360" w:rsidRDefault="00C61A1A" w:rsidP="00C61A1A">
            <w:pPr>
              <w:numPr>
                <w:ilvl w:val="0"/>
                <w:numId w:val="36"/>
              </w:numPr>
              <w:spacing w:before="120" w:line="360" w:lineRule="auto"/>
              <w:jc w:val="both"/>
              <w:rPr>
                <w:color w:val="000000"/>
              </w:rPr>
            </w:pPr>
            <w:r w:rsidRPr="00C94360">
              <w:rPr>
                <w:color w:val="000000"/>
              </w:rPr>
              <w:t>Kiểm thử: Tiến hành kiểm thử và lập tài liệu kiểm thử.</w:t>
            </w:r>
          </w:p>
          <w:p w14:paraId="447C2792" w14:textId="77777777" w:rsidR="00C61A1A" w:rsidRPr="00C94360" w:rsidRDefault="00C61A1A" w:rsidP="00C61A1A">
            <w:pPr>
              <w:numPr>
                <w:ilvl w:val="0"/>
                <w:numId w:val="36"/>
              </w:numPr>
              <w:spacing w:before="120" w:line="360" w:lineRule="auto"/>
              <w:jc w:val="both"/>
              <w:rPr>
                <w:color w:val="000000"/>
              </w:rPr>
            </w:pPr>
            <w:r w:rsidRPr="00C94360">
              <w:rPr>
                <w:color w:val="000000"/>
              </w:rPr>
              <w:t>Thí điểm: Thí điểm trực tiếp trên toàn trường Đại học Cần Thơ, thu thập thông tin về ý kiến người dùng.</w:t>
            </w:r>
          </w:p>
          <w:p w14:paraId="6A06E760" w14:textId="77777777" w:rsidR="00C61A1A" w:rsidRPr="00C94360" w:rsidRDefault="00C61A1A" w:rsidP="00E2120D">
            <w:pPr>
              <w:spacing w:before="120" w:line="360" w:lineRule="auto"/>
              <w:jc w:val="both"/>
              <w:rPr>
                <w:bCs/>
                <w:color w:val="000000"/>
              </w:rPr>
            </w:pPr>
            <w:r w:rsidRPr="00C94360">
              <w:rPr>
                <w:color w:val="000000"/>
              </w:rPr>
              <w:t>Triển khai: Triển khai trên toàn trường Đại Học Cần Thơ.</w:t>
            </w:r>
          </w:p>
          <w:p w14:paraId="25E737D3" w14:textId="77777777" w:rsidR="00C61A1A" w:rsidRPr="00C94360" w:rsidRDefault="00C61A1A" w:rsidP="00E2120D">
            <w:pPr>
              <w:spacing w:before="120" w:line="360" w:lineRule="auto"/>
              <w:jc w:val="both"/>
              <w:rPr>
                <w:b/>
                <w:bCs/>
                <w:color w:val="000000"/>
              </w:rPr>
            </w:pPr>
          </w:p>
        </w:tc>
      </w:tr>
      <w:tr w:rsidR="00C61A1A" w:rsidRPr="00C94360" w14:paraId="4A471B65" w14:textId="77777777" w:rsidTr="00E2120D">
        <w:tc>
          <w:tcPr>
            <w:tcW w:w="10031" w:type="dxa"/>
            <w:gridSpan w:val="11"/>
            <w:noWrap/>
          </w:tcPr>
          <w:p w14:paraId="1250C50E" w14:textId="77777777" w:rsidR="00C61A1A" w:rsidRPr="00C94360" w:rsidRDefault="00C61A1A" w:rsidP="00E2120D">
            <w:pPr>
              <w:spacing w:before="120" w:line="360" w:lineRule="auto"/>
              <w:jc w:val="both"/>
              <w:rPr>
                <w:b/>
                <w:bCs/>
                <w:color w:val="000000"/>
              </w:rPr>
            </w:pPr>
            <w:r w:rsidRPr="00C94360">
              <w:rPr>
                <w:b/>
                <w:bCs/>
                <w:color w:val="000000"/>
              </w:rPr>
              <w:t>15. NỘI DUNG NGHIÊN CỨU VÀ TIẾN ĐỘ THỰC HIỆN</w:t>
            </w:r>
          </w:p>
          <w:p w14:paraId="3FA455C5" w14:textId="77777777" w:rsidR="00C61A1A" w:rsidRPr="00C94360" w:rsidRDefault="00C61A1A" w:rsidP="00E2120D">
            <w:pPr>
              <w:spacing w:before="120" w:line="360" w:lineRule="auto"/>
              <w:jc w:val="both"/>
              <w:rPr>
                <w:bCs/>
                <w:color w:val="000000"/>
              </w:rPr>
            </w:pPr>
            <w:r w:rsidRPr="00C94360">
              <w:rPr>
                <w:color w:val="000000"/>
              </w:rPr>
              <w:t>15.1.  Nội dung nghiên cứu (</w:t>
            </w:r>
            <w:r w:rsidRPr="00C94360">
              <w:rPr>
                <w:b/>
                <w:bCs/>
                <w:i/>
                <w:iCs/>
                <w:color w:val="000000"/>
              </w:rPr>
              <w:t>Mô tả chi tiết những nội dung nghiên cứu của đề tài</w:t>
            </w:r>
            <w:r w:rsidRPr="00C94360">
              <w:rPr>
                <w:color w:val="000000"/>
              </w:rPr>
              <w:t xml:space="preserve">) </w:t>
            </w:r>
            <w:r w:rsidRPr="00C94360">
              <w:rPr>
                <w:bCs/>
                <w:color w:val="000000"/>
              </w:rPr>
              <w:t>Xác định những nội dung nghiên cứu rõ ràng, có tính hệ thống, logíc, phù hợp cần thực hiện để đạt được mục tiêu đề ra</w:t>
            </w:r>
          </w:p>
          <w:p w14:paraId="1E7B3C70" w14:textId="77777777" w:rsidR="00C61A1A" w:rsidRPr="00C94360" w:rsidRDefault="00C61A1A" w:rsidP="00E2120D">
            <w:pPr>
              <w:spacing w:before="120" w:line="360" w:lineRule="auto"/>
              <w:jc w:val="both"/>
              <w:rPr>
                <w:color w:val="000000"/>
              </w:rPr>
            </w:pPr>
            <w:r w:rsidRPr="00C94360">
              <w:rPr>
                <w:i/>
                <w:color w:val="000000"/>
              </w:rPr>
              <w:t>- Mục tiêu:</w:t>
            </w:r>
            <w:r w:rsidRPr="00C94360">
              <w:rPr>
                <w:color w:val="000000"/>
              </w:rPr>
              <w:t xml:space="preserve"> Xây dựng nền tảng kết nối, chia sẻ cho sinh viên đại học Cần Thơ từ lớp học cho đến cuôc sống nhằm giải quyết nhu cầu trao đổi, chia sẻ tài liệu, kinh nghiệp học tập, cuộc sống hàng ngày của sinh viên và quản lý các hoạt động đoàn hội, khoa, lớp…</w:t>
            </w:r>
          </w:p>
          <w:p w14:paraId="78CA4E4E" w14:textId="77777777" w:rsidR="00C61A1A" w:rsidRPr="00C94360" w:rsidRDefault="00C61A1A" w:rsidP="00E2120D">
            <w:pPr>
              <w:spacing w:before="120" w:line="360" w:lineRule="auto"/>
              <w:jc w:val="both"/>
              <w:rPr>
                <w:color w:val="000000"/>
              </w:rPr>
            </w:pPr>
            <w:r w:rsidRPr="00C94360">
              <w:rPr>
                <w:color w:val="000000"/>
              </w:rPr>
              <w:lastRenderedPageBreak/>
              <w:t xml:space="preserve">- </w:t>
            </w:r>
            <w:r w:rsidRPr="00C94360">
              <w:rPr>
                <w:i/>
                <w:iCs/>
                <w:color w:val="000000"/>
              </w:rPr>
              <w:t>Chuẩn bị</w:t>
            </w:r>
            <w:r w:rsidRPr="00C94360">
              <w:rPr>
                <w:color w:val="000000"/>
              </w:rPr>
              <w:t>: Mẫu khảo sát nhu cầu trao đổi, chia sẻ tài liệu, kinh nghiệp học tập của sinh viên trường Đại học Cần Thơ, kiến thức công nghệ.</w:t>
            </w:r>
          </w:p>
          <w:p w14:paraId="042AFA54" w14:textId="77777777" w:rsidR="00C61A1A" w:rsidRPr="00C94360" w:rsidRDefault="00C61A1A" w:rsidP="00E2120D">
            <w:pPr>
              <w:spacing w:before="120" w:line="360" w:lineRule="auto"/>
              <w:jc w:val="both"/>
              <w:rPr>
                <w:color w:val="000000"/>
              </w:rPr>
            </w:pPr>
            <w:r w:rsidRPr="00C94360">
              <w:rPr>
                <w:color w:val="000000"/>
              </w:rPr>
              <w:t>-</w:t>
            </w:r>
            <w:r w:rsidRPr="00C94360">
              <w:rPr>
                <w:i/>
                <w:color w:val="000000"/>
              </w:rPr>
              <w:t xml:space="preserve"> Tiến hành:</w:t>
            </w:r>
            <w:r w:rsidRPr="00C94360">
              <w:rPr>
                <w:color w:val="000000"/>
              </w:rPr>
              <w:t xml:space="preserve"> Thu thập và tổng hợp thông tin về nhu cầu trao đổi, chia sẻ tài liệu, kinh nghiệp học tập của sinh viên trường Đại học Cần Thơ, xây dựng cơ sở dữ liệu, xây dựng giao diện người dùng, lập trình tương tác hệ thống và xử lý dữ liệu, kiểm thử và triển khai.</w:t>
            </w:r>
          </w:p>
          <w:p w14:paraId="7FD222E2" w14:textId="77777777" w:rsidR="00C61A1A" w:rsidRPr="00C94360" w:rsidRDefault="00C61A1A" w:rsidP="00E2120D">
            <w:pPr>
              <w:spacing w:before="120" w:line="360" w:lineRule="auto"/>
              <w:jc w:val="both"/>
              <w:rPr>
                <w:color w:val="000000"/>
              </w:rPr>
            </w:pPr>
            <w:r w:rsidRPr="00C94360">
              <w:rPr>
                <w:i/>
                <w:color w:val="000000"/>
              </w:rPr>
              <w:t xml:space="preserve">- Chỉ tiêu: </w:t>
            </w:r>
            <w:r w:rsidRPr="00C94360">
              <w:rPr>
                <w:color w:val="000000"/>
              </w:rPr>
              <w:t>Thuyết minh nhiệm vụ KH&amp;CN, báo cáo tổng quan dưới dạng file .docx hoặc tài liệu thiết kế và demo chương trình</w:t>
            </w:r>
          </w:p>
          <w:p w14:paraId="3B91250C" w14:textId="77777777" w:rsidR="00C61A1A" w:rsidRPr="00C94360" w:rsidRDefault="00C61A1A" w:rsidP="00E2120D">
            <w:pPr>
              <w:spacing w:before="120" w:line="360" w:lineRule="auto"/>
              <w:jc w:val="both"/>
              <w:rPr>
                <w:color w:val="000000"/>
              </w:rPr>
            </w:pPr>
            <w:r w:rsidRPr="00C94360">
              <w:rPr>
                <w:color w:val="000000"/>
              </w:rPr>
              <w:t xml:space="preserve">  15.2. Tiến độ thực hiện</w:t>
            </w:r>
          </w:p>
        </w:tc>
      </w:tr>
      <w:tr w:rsidR="00C61A1A" w:rsidRPr="00C94360" w14:paraId="54F4907D" w14:textId="77777777" w:rsidTr="00E2120D">
        <w:trPr>
          <w:trHeight w:val="530"/>
        </w:trPr>
        <w:tc>
          <w:tcPr>
            <w:tcW w:w="717" w:type="dxa"/>
            <w:noWrap/>
            <w:vAlign w:val="center"/>
          </w:tcPr>
          <w:p w14:paraId="24F2C9F5" w14:textId="77777777" w:rsidR="00C61A1A" w:rsidRPr="00C94360" w:rsidRDefault="00C61A1A" w:rsidP="00E2120D">
            <w:pPr>
              <w:spacing w:before="120" w:line="360" w:lineRule="auto"/>
              <w:jc w:val="center"/>
              <w:rPr>
                <w:color w:val="000000"/>
              </w:rPr>
            </w:pPr>
          </w:p>
          <w:p w14:paraId="113A94CC" w14:textId="77777777" w:rsidR="00C61A1A" w:rsidRPr="00C94360" w:rsidRDefault="00C61A1A" w:rsidP="00E2120D">
            <w:pPr>
              <w:spacing w:before="120" w:line="360" w:lineRule="auto"/>
              <w:jc w:val="center"/>
              <w:rPr>
                <w:color w:val="000000"/>
              </w:rPr>
            </w:pPr>
            <w:r w:rsidRPr="00C94360">
              <w:rPr>
                <w:color w:val="000000"/>
              </w:rPr>
              <w:t>STT</w:t>
            </w:r>
          </w:p>
          <w:p w14:paraId="0F6B12F4" w14:textId="77777777" w:rsidR="00C61A1A" w:rsidRPr="00C94360" w:rsidRDefault="00C61A1A" w:rsidP="00E2120D">
            <w:pPr>
              <w:spacing w:before="120" w:line="360" w:lineRule="auto"/>
              <w:jc w:val="center"/>
              <w:rPr>
                <w:color w:val="000000"/>
              </w:rPr>
            </w:pPr>
          </w:p>
        </w:tc>
        <w:tc>
          <w:tcPr>
            <w:tcW w:w="3416" w:type="dxa"/>
            <w:gridSpan w:val="3"/>
            <w:noWrap/>
            <w:vAlign w:val="center"/>
          </w:tcPr>
          <w:p w14:paraId="19C2E100" w14:textId="77777777" w:rsidR="00C61A1A" w:rsidRPr="00C94360" w:rsidRDefault="00C61A1A" w:rsidP="00E2120D">
            <w:pPr>
              <w:spacing w:line="360" w:lineRule="auto"/>
              <w:jc w:val="center"/>
              <w:rPr>
                <w:color w:val="000000"/>
              </w:rPr>
            </w:pPr>
            <w:r w:rsidRPr="00C94360">
              <w:rPr>
                <w:color w:val="000000"/>
              </w:rPr>
              <w:t>Các nội dung, công việc</w:t>
            </w:r>
          </w:p>
          <w:p w14:paraId="643E85FA" w14:textId="77777777" w:rsidR="00C61A1A" w:rsidRPr="00C94360" w:rsidRDefault="00C61A1A" w:rsidP="00E2120D">
            <w:pPr>
              <w:spacing w:line="360" w:lineRule="auto"/>
              <w:jc w:val="center"/>
              <w:rPr>
                <w:color w:val="000000"/>
              </w:rPr>
            </w:pPr>
            <w:r w:rsidRPr="00C94360">
              <w:rPr>
                <w:color w:val="000000"/>
              </w:rPr>
              <w:t>thực hiện</w:t>
            </w:r>
          </w:p>
        </w:tc>
        <w:tc>
          <w:tcPr>
            <w:tcW w:w="2617" w:type="dxa"/>
            <w:gridSpan w:val="3"/>
            <w:noWrap/>
            <w:vAlign w:val="center"/>
          </w:tcPr>
          <w:p w14:paraId="4DA6C4E0" w14:textId="77777777" w:rsidR="00C61A1A" w:rsidRPr="00C94360" w:rsidRDefault="00C61A1A" w:rsidP="00E2120D">
            <w:pPr>
              <w:spacing w:line="360" w:lineRule="auto"/>
              <w:jc w:val="center"/>
              <w:rPr>
                <w:color w:val="000000"/>
              </w:rPr>
            </w:pPr>
            <w:r w:rsidRPr="00C94360">
              <w:rPr>
                <w:color w:val="000000"/>
              </w:rPr>
              <w:t>Sản phẩm</w:t>
            </w:r>
          </w:p>
          <w:p w14:paraId="11DBA549" w14:textId="77777777" w:rsidR="00C61A1A" w:rsidRPr="00C94360" w:rsidRDefault="00C61A1A" w:rsidP="00E2120D">
            <w:pPr>
              <w:spacing w:line="360" w:lineRule="auto"/>
              <w:jc w:val="center"/>
              <w:rPr>
                <w:color w:val="000000"/>
              </w:rPr>
            </w:pPr>
          </w:p>
        </w:tc>
        <w:tc>
          <w:tcPr>
            <w:tcW w:w="1803" w:type="dxa"/>
            <w:gridSpan w:val="3"/>
            <w:noWrap/>
            <w:vAlign w:val="center"/>
          </w:tcPr>
          <w:p w14:paraId="3260A82E" w14:textId="77777777" w:rsidR="00C61A1A" w:rsidRPr="00C94360" w:rsidRDefault="00C61A1A" w:rsidP="00E2120D">
            <w:pPr>
              <w:spacing w:line="360" w:lineRule="auto"/>
              <w:jc w:val="center"/>
              <w:rPr>
                <w:color w:val="000000"/>
              </w:rPr>
            </w:pPr>
            <w:r w:rsidRPr="00C94360">
              <w:rPr>
                <w:color w:val="000000"/>
              </w:rPr>
              <w:t>Thời gian</w:t>
            </w:r>
          </w:p>
          <w:p w14:paraId="4120AB34" w14:textId="77777777" w:rsidR="00C61A1A" w:rsidRPr="00C94360" w:rsidRDefault="00C61A1A" w:rsidP="00E2120D">
            <w:pPr>
              <w:spacing w:line="360" w:lineRule="auto"/>
              <w:jc w:val="center"/>
              <w:rPr>
                <w:color w:val="000000"/>
              </w:rPr>
            </w:pPr>
            <w:r w:rsidRPr="00C94360">
              <w:rPr>
                <w:color w:val="000000"/>
              </w:rPr>
              <w:t>(bắt đầu-kết thúc)</w:t>
            </w:r>
          </w:p>
        </w:tc>
        <w:tc>
          <w:tcPr>
            <w:tcW w:w="1478" w:type="dxa"/>
            <w:noWrap/>
            <w:vAlign w:val="center"/>
          </w:tcPr>
          <w:p w14:paraId="1D54B01A" w14:textId="77777777" w:rsidR="00C61A1A" w:rsidRPr="00C94360" w:rsidRDefault="00C61A1A" w:rsidP="00E2120D">
            <w:pPr>
              <w:spacing w:line="360" w:lineRule="auto"/>
              <w:jc w:val="center"/>
              <w:rPr>
                <w:color w:val="000000"/>
              </w:rPr>
            </w:pPr>
            <w:r w:rsidRPr="00C94360">
              <w:rPr>
                <w:color w:val="000000"/>
              </w:rPr>
              <w:t>Người thực hiện và số ngày thực hiện</w:t>
            </w:r>
          </w:p>
        </w:tc>
      </w:tr>
      <w:tr w:rsidR="00C61A1A" w:rsidRPr="00C94360" w14:paraId="68BFF6E4" w14:textId="77777777" w:rsidTr="00E2120D">
        <w:trPr>
          <w:trHeight w:val="60"/>
        </w:trPr>
        <w:tc>
          <w:tcPr>
            <w:tcW w:w="717" w:type="dxa"/>
            <w:noWrap/>
          </w:tcPr>
          <w:p w14:paraId="4557EA58" w14:textId="77777777" w:rsidR="00C61A1A" w:rsidRPr="00C94360" w:rsidRDefault="00C61A1A" w:rsidP="00E2120D">
            <w:pPr>
              <w:spacing w:before="120" w:line="360" w:lineRule="auto"/>
              <w:jc w:val="center"/>
              <w:rPr>
                <w:color w:val="000000"/>
              </w:rPr>
            </w:pPr>
            <w:r w:rsidRPr="00C94360">
              <w:rPr>
                <w:color w:val="000000"/>
              </w:rPr>
              <w:t>1.</w:t>
            </w:r>
          </w:p>
        </w:tc>
        <w:tc>
          <w:tcPr>
            <w:tcW w:w="3416" w:type="dxa"/>
            <w:gridSpan w:val="3"/>
            <w:noWrap/>
          </w:tcPr>
          <w:p w14:paraId="58C61120" w14:textId="77777777" w:rsidR="00C61A1A" w:rsidRPr="00C94360" w:rsidRDefault="00C61A1A" w:rsidP="00E2120D">
            <w:pPr>
              <w:spacing w:before="120" w:line="360" w:lineRule="auto"/>
              <w:jc w:val="both"/>
              <w:rPr>
                <w:bCs/>
                <w:color w:val="000000"/>
              </w:rPr>
            </w:pPr>
            <w:r w:rsidRPr="00C94360">
              <w:rPr>
                <w:color w:val="000000"/>
              </w:rPr>
              <w:t xml:space="preserve">Nghiên cứu tổng quan: </w:t>
            </w:r>
            <w:r>
              <w:rPr>
                <w:color w:val="000000"/>
              </w:rPr>
              <w:t>Nghiên cứu</w:t>
            </w:r>
            <w:r w:rsidRPr="00C94360">
              <w:rPr>
                <w:color w:val="000000"/>
              </w:rPr>
              <w:t xml:space="preserve"> nhu cầu trao đổi, chia sẻ tài liệu, kinh nghiệp học tập của sinh viên trường Đại học Cần Thơ</w:t>
            </w:r>
          </w:p>
        </w:tc>
        <w:tc>
          <w:tcPr>
            <w:tcW w:w="2617" w:type="dxa"/>
            <w:gridSpan w:val="3"/>
            <w:noWrap/>
          </w:tcPr>
          <w:p w14:paraId="418BECB0" w14:textId="77777777" w:rsidR="00C61A1A" w:rsidRPr="00C94360" w:rsidRDefault="00C61A1A" w:rsidP="00E2120D">
            <w:pPr>
              <w:spacing w:before="120" w:line="360" w:lineRule="auto"/>
              <w:jc w:val="both"/>
              <w:rPr>
                <w:bCs/>
                <w:color w:val="000000"/>
              </w:rPr>
            </w:pPr>
            <w:r w:rsidRPr="00C94360">
              <w:rPr>
                <w:color w:val="000000"/>
              </w:rPr>
              <w:t>Xây dựng thuyết minh nhiệm vụ KH&amp;CN, báo cáo tổng quan</w:t>
            </w:r>
          </w:p>
        </w:tc>
        <w:tc>
          <w:tcPr>
            <w:tcW w:w="1803" w:type="dxa"/>
            <w:gridSpan w:val="3"/>
            <w:noWrap/>
          </w:tcPr>
          <w:p w14:paraId="300403A4" w14:textId="77777777" w:rsidR="00C61A1A" w:rsidRPr="00C94360" w:rsidRDefault="00C61A1A" w:rsidP="00E2120D">
            <w:pPr>
              <w:spacing w:before="120" w:line="360" w:lineRule="auto"/>
              <w:jc w:val="both"/>
              <w:rPr>
                <w:bCs/>
                <w:color w:val="000000"/>
              </w:rPr>
            </w:pPr>
          </w:p>
        </w:tc>
        <w:tc>
          <w:tcPr>
            <w:tcW w:w="1478" w:type="dxa"/>
            <w:noWrap/>
          </w:tcPr>
          <w:p w14:paraId="250C6D0B" w14:textId="77777777" w:rsidR="00C61A1A" w:rsidRPr="00C94360" w:rsidRDefault="00C61A1A" w:rsidP="00E2120D">
            <w:pPr>
              <w:spacing w:before="120" w:line="360" w:lineRule="auto"/>
              <w:jc w:val="both"/>
              <w:rPr>
                <w:color w:val="000000"/>
              </w:rPr>
            </w:pPr>
            <w:r w:rsidRPr="00C94360">
              <w:rPr>
                <w:color w:val="000000"/>
              </w:rPr>
              <w:t xml:space="preserve">Trần Thanh Phụng (5 ngày) </w:t>
            </w:r>
            <w:r w:rsidRPr="00C94360">
              <w:rPr>
                <w:color w:val="000000"/>
              </w:rPr>
              <w:br/>
              <w:t>Lê Minh Nghĩa (5 ngày)</w:t>
            </w:r>
          </w:p>
        </w:tc>
      </w:tr>
      <w:tr w:rsidR="00C61A1A" w:rsidRPr="00C94360" w14:paraId="1AEB9300" w14:textId="77777777" w:rsidTr="00E2120D">
        <w:trPr>
          <w:trHeight w:val="60"/>
        </w:trPr>
        <w:tc>
          <w:tcPr>
            <w:tcW w:w="717" w:type="dxa"/>
            <w:noWrap/>
          </w:tcPr>
          <w:p w14:paraId="276F7600" w14:textId="77777777" w:rsidR="00C61A1A" w:rsidRPr="00C94360" w:rsidRDefault="00C61A1A" w:rsidP="00E2120D">
            <w:pPr>
              <w:spacing w:before="120" w:line="360" w:lineRule="auto"/>
              <w:jc w:val="center"/>
              <w:rPr>
                <w:color w:val="000000"/>
              </w:rPr>
            </w:pPr>
            <w:r w:rsidRPr="00C94360">
              <w:rPr>
                <w:color w:val="000000"/>
              </w:rPr>
              <w:t>2.</w:t>
            </w:r>
          </w:p>
        </w:tc>
        <w:tc>
          <w:tcPr>
            <w:tcW w:w="3416" w:type="dxa"/>
            <w:gridSpan w:val="3"/>
            <w:noWrap/>
          </w:tcPr>
          <w:p w14:paraId="7A0EAA6C" w14:textId="77777777" w:rsidR="00C61A1A" w:rsidRPr="00C94360" w:rsidRDefault="00C61A1A" w:rsidP="00E2120D">
            <w:pPr>
              <w:spacing w:before="120" w:line="360" w:lineRule="auto"/>
              <w:jc w:val="both"/>
              <w:rPr>
                <w:bCs/>
                <w:color w:val="000000"/>
              </w:rPr>
            </w:pPr>
            <w:r w:rsidRPr="00C94360">
              <w:rPr>
                <w:bCs/>
                <w:color w:val="000000"/>
              </w:rPr>
              <w:t>Nội dung chuyên môn 1: Thu thập thông tin, tài liệu, dữ liệu: thu thập ý kiến sinh viên.</w:t>
            </w:r>
          </w:p>
        </w:tc>
        <w:tc>
          <w:tcPr>
            <w:tcW w:w="2617" w:type="dxa"/>
            <w:gridSpan w:val="3"/>
            <w:noWrap/>
          </w:tcPr>
          <w:p w14:paraId="1FACFBEE" w14:textId="77777777" w:rsidR="00C61A1A" w:rsidRPr="00C94360" w:rsidRDefault="00C61A1A" w:rsidP="00E2120D">
            <w:pPr>
              <w:spacing w:before="120" w:line="360" w:lineRule="auto"/>
              <w:jc w:val="both"/>
              <w:rPr>
                <w:bCs/>
                <w:color w:val="000000"/>
              </w:rPr>
            </w:pPr>
            <w:r w:rsidRPr="00C94360">
              <w:rPr>
                <w:color w:val="000000"/>
              </w:rPr>
              <w:t>Kết quả</w:t>
            </w:r>
            <w:r>
              <w:rPr>
                <w:color w:val="000000"/>
              </w:rPr>
              <w:t xml:space="preserve"> 50</w:t>
            </w:r>
            <w:r w:rsidRPr="00C94360">
              <w:rPr>
                <w:color w:val="000000"/>
              </w:rPr>
              <w:t xml:space="preserve"> bản mẫu lấy kiến trên giấy</w:t>
            </w:r>
            <w:r>
              <w:rPr>
                <w:color w:val="000000"/>
              </w:rPr>
              <w:t xml:space="preserve"> và 50 mẫu dạng khảo sát thông qua google biểu mẫu về việc chia sẻ tài liệu, kinh nghiệp </w:t>
            </w:r>
            <w:r w:rsidRPr="00C94360">
              <w:rPr>
                <w:color w:val="000000"/>
              </w:rPr>
              <w:t>học tập, cuộc sống hàng ngày của sinh viên và quản lý các hoạt động đoàn hội, khoa, lớp</w:t>
            </w:r>
            <w:r>
              <w:rPr>
                <w:color w:val="000000"/>
              </w:rPr>
              <w:t>.</w:t>
            </w:r>
          </w:p>
        </w:tc>
        <w:tc>
          <w:tcPr>
            <w:tcW w:w="1803" w:type="dxa"/>
            <w:gridSpan w:val="3"/>
            <w:noWrap/>
          </w:tcPr>
          <w:p w14:paraId="4A499554" w14:textId="77777777" w:rsidR="00C61A1A" w:rsidRPr="00C94360" w:rsidRDefault="00C61A1A" w:rsidP="00E2120D">
            <w:pPr>
              <w:spacing w:before="120" w:line="360" w:lineRule="auto"/>
              <w:jc w:val="both"/>
              <w:rPr>
                <w:bCs/>
                <w:color w:val="000000"/>
              </w:rPr>
            </w:pPr>
          </w:p>
        </w:tc>
        <w:tc>
          <w:tcPr>
            <w:tcW w:w="1478" w:type="dxa"/>
            <w:noWrap/>
          </w:tcPr>
          <w:p w14:paraId="03F29661" w14:textId="77777777" w:rsidR="00C61A1A" w:rsidRPr="00C94360" w:rsidRDefault="00C61A1A" w:rsidP="00E2120D">
            <w:pPr>
              <w:spacing w:before="120" w:line="360" w:lineRule="auto"/>
              <w:jc w:val="both"/>
              <w:rPr>
                <w:color w:val="000000"/>
              </w:rPr>
            </w:pPr>
            <w:r w:rsidRPr="00C94360">
              <w:rPr>
                <w:color w:val="000000"/>
              </w:rPr>
              <w:t>Lê Ngọc Đức (5 ngày)</w:t>
            </w:r>
          </w:p>
          <w:p w14:paraId="0C7FB912"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0C44A641" w14:textId="77777777" w:rsidTr="00E2120D">
        <w:trPr>
          <w:trHeight w:val="60"/>
        </w:trPr>
        <w:tc>
          <w:tcPr>
            <w:tcW w:w="717" w:type="dxa"/>
            <w:noWrap/>
          </w:tcPr>
          <w:p w14:paraId="5A7327F6" w14:textId="77777777" w:rsidR="00C61A1A" w:rsidRPr="00C94360" w:rsidRDefault="00C61A1A" w:rsidP="00E2120D">
            <w:pPr>
              <w:spacing w:before="120" w:line="360" w:lineRule="auto"/>
              <w:jc w:val="center"/>
              <w:rPr>
                <w:color w:val="000000"/>
              </w:rPr>
            </w:pPr>
            <w:r w:rsidRPr="00C94360">
              <w:rPr>
                <w:color w:val="000000"/>
              </w:rPr>
              <w:lastRenderedPageBreak/>
              <w:t>3.</w:t>
            </w:r>
          </w:p>
        </w:tc>
        <w:tc>
          <w:tcPr>
            <w:tcW w:w="3416" w:type="dxa"/>
            <w:gridSpan w:val="3"/>
            <w:noWrap/>
          </w:tcPr>
          <w:p w14:paraId="0ED0F4B8"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2: Phân tích yêu cầu phần mềm cho hệ thống </w:t>
            </w:r>
            <w:r w:rsidRPr="00C94360">
              <w:rPr>
                <w:color w:val="000000"/>
              </w:rPr>
              <w:t>trao đổi, chia sẻ tài liệu, kinh nghiệp học tập của sinh viên trường Đại học Cần Thơ.</w:t>
            </w:r>
          </w:p>
        </w:tc>
        <w:tc>
          <w:tcPr>
            <w:tcW w:w="2617" w:type="dxa"/>
            <w:gridSpan w:val="3"/>
            <w:noWrap/>
          </w:tcPr>
          <w:p w14:paraId="0148DCFD" w14:textId="77777777" w:rsidR="00C61A1A" w:rsidRPr="00C94360" w:rsidRDefault="00C61A1A" w:rsidP="00E2120D">
            <w:pPr>
              <w:spacing w:before="120" w:line="360" w:lineRule="auto"/>
              <w:jc w:val="both"/>
              <w:rPr>
                <w:bCs/>
                <w:color w:val="000000"/>
              </w:rPr>
            </w:pPr>
            <w:r w:rsidRPr="00C94360">
              <w:rPr>
                <w:color w:val="000000"/>
              </w:rPr>
              <w:t>File tài liệu phân tích yêu cầu phần mềm lưu dưới dạng file .docx và tài liệu trên giấy (nêu cần)</w:t>
            </w:r>
          </w:p>
        </w:tc>
        <w:tc>
          <w:tcPr>
            <w:tcW w:w="1803" w:type="dxa"/>
            <w:gridSpan w:val="3"/>
            <w:noWrap/>
          </w:tcPr>
          <w:p w14:paraId="6352747B" w14:textId="77777777" w:rsidR="00C61A1A" w:rsidRPr="00C94360" w:rsidRDefault="00C61A1A" w:rsidP="00E2120D">
            <w:pPr>
              <w:spacing w:before="120" w:line="360" w:lineRule="auto"/>
              <w:jc w:val="both"/>
              <w:rPr>
                <w:bCs/>
                <w:color w:val="000000"/>
              </w:rPr>
            </w:pPr>
          </w:p>
        </w:tc>
        <w:tc>
          <w:tcPr>
            <w:tcW w:w="1478" w:type="dxa"/>
            <w:noWrap/>
          </w:tcPr>
          <w:p w14:paraId="6D4B70B8" w14:textId="77777777" w:rsidR="00C61A1A" w:rsidRPr="00C94360" w:rsidRDefault="00C61A1A" w:rsidP="00E2120D">
            <w:pPr>
              <w:spacing w:before="120" w:line="360" w:lineRule="auto"/>
              <w:jc w:val="both"/>
              <w:rPr>
                <w:color w:val="000000"/>
              </w:rPr>
            </w:pPr>
            <w:r w:rsidRPr="00C94360">
              <w:rPr>
                <w:color w:val="000000"/>
              </w:rPr>
              <w:t>Lê Minh Nghĩa (5 ngày)</w:t>
            </w:r>
          </w:p>
          <w:p w14:paraId="02302694" w14:textId="77777777" w:rsidR="00C61A1A" w:rsidRPr="00C94360" w:rsidRDefault="00C61A1A" w:rsidP="00E2120D">
            <w:pPr>
              <w:spacing w:before="120" w:line="360" w:lineRule="auto"/>
              <w:jc w:val="both"/>
              <w:rPr>
                <w:color w:val="000000"/>
              </w:rPr>
            </w:pPr>
            <w:r w:rsidRPr="00C94360">
              <w:rPr>
                <w:color w:val="000000"/>
              </w:rPr>
              <w:t>Lê Ngọc Đức (5 ngày)</w:t>
            </w:r>
          </w:p>
        </w:tc>
      </w:tr>
    </w:tbl>
    <w:p w14:paraId="40AABEB8" w14:textId="77777777" w:rsidR="00C61A1A" w:rsidRDefault="00C61A1A" w:rsidP="00C61A1A">
      <w: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3416"/>
        <w:gridCol w:w="2617"/>
        <w:gridCol w:w="1803"/>
        <w:gridCol w:w="1478"/>
      </w:tblGrid>
      <w:tr w:rsidR="00C61A1A" w:rsidRPr="00C94360" w14:paraId="4D7FC19A" w14:textId="77777777" w:rsidTr="00E2120D">
        <w:trPr>
          <w:trHeight w:val="60"/>
        </w:trPr>
        <w:tc>
          <w:tcPr>
            <w:tcW w:w="717" w:type="dxa"/>
            <w:noWrap/>
          </w:tcPr>
          <w:p w14:paraId="71635EAA" w14:textId="77777777" w:rsidR="00C61A1A" w:rsidRPr="00C94360" w:rsidRDefault="00C61A1A" w:rsidP="00E2120D">
            <w:pPr>
              <w:spacing w:before="120" w:line="360" w:lineRule="auto"/>
              <w:jc w:val="center"/>
              <w:rPr>
                <w:color w:val="000000"/>
              </w:rPr>
            </w:pPr>
            <w:r w:rsidRPr="00C94360">
              <w:rPr>
                <w:color w:val="000000"/>
              </w:rPr>
              <w:lastRenderedPageBreak/>
              <w:t>4.</w:t>
            </w:r>
          </w:p>
        </w:tc>
        <w:tc>
          <w:tcPr>
            <w:tcW w:w="3416" w:type="dxa"/>
            <w:noWrap/>
          </w:tcPr>
          <w:p w14:paraId="0C339BC5"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3: </w:t>
            </w:r>
            <w:r w:rsidRPr="00C94360">
              <w:rPr>
                <w:color w:val="000000"/>
              </w:rPr>
              <w:t>Lập tài liệu đặc tả yêu cầu phần mềm cho hệ thống trao đổi, chia sẻ tài liệu, kinh nghiệp học tập của sinh viên trường Đại học Cần Thơ</w:t>
            </w:r>
          </w:p>
        </w:tc>
        <w:tc>
          <w:tcPr>
            <w:tcW w:w="2617" w:type="dxa"/>
            <w:noWrap/>
          </w:tcPr>
          <w:p w14:paraId="32EB795B" w14:textId="77777777" w:rsidR="00C61A1A" w:rsidRPr="00C94360" w:rsidRDefault="00C61A1A" w:rsidP="00E2120D">
            <w:pPr>
              <w:spacing w:line="360" w:lineRule="auto"/>
              <w:rPr>
                <w:color w:val="000000"/>
                <w:sz w:val="26"/>
              </w:rPr>
            </w:pPr>
            <w:r w:rsidRPr="00C94360">
              <w:rPr>
                <w:color w:val="000000"/>
              </w:rPr>
              <w:t xml:space="preserve">+ Tài liệu đặc tả yêu cầu phần mềm lưu dưới dạng file .docx </w:t>
            </w:r>
          </w:p>
          <w:p w14:paraId="0E9B7905" w14:textId="77777777" w:rsidR="00C61A1A" w:rsidRPr="00C94360" w:rsidRDefault="00C61A1A" w:rsidP="00E2120D">
            <w:pPr>
              <w:spacing w:line="360" w:lineRule="auto"/>
              <w:rPr>
                <w:bCs/>
                <w:color w:val="000000"/>
              </w:rPr>
            </w:pPr>
            <w:r w:rsidRPr="00C94360">
              <w:rPr>
                <w:color w:val="000000"/>
              </w:rPr>
              <w:t>+ Mô hình dữ liệu mức quan niệm CDM, mô hình Usecase, mô hình dữ liệu mức luận lý LDM của hệ thống trao đổi, chia sẻ tài liệu, kinh nghiệp học tập của sinh viên trường Đại học Cần Thơ lưu dưới dạng file hình ảnh .JPG</w:t>
            </w:r>
          </w:p>
        </w:tc>
        <w:tc>
          <w:tcPr>
            <w:tcW w:w="1803" w:type="dxa"/>
            <w:noWrap/>
          </w:tcPr>
          <w:p w14:paraId="7D7E69F0" w14:textId="77777777" w:rsidR="00C61A1A" w:rsidRPr="00C94360" w:rsidRDefault="00C61A1A" w:rsidP="00E2120D">
            <w:pPr>
              <w:spacing w:before="120" w:line="360" w:lineRule="auto"/>
              <w:jc w:val="both"/>
              <w:rPr>
                <w:bCs/>
                <w:color w:val="000000"/>
              </w:rPr>
            </w:pPr>
          </w:p>
        </w:tc>
        <w:tc>
          <w:tcPr>
            <w:tcW w:w="1478" w:type="dxa"/>
            <w:noWrap/>
          </w:tcPr>
          <w:p w14:paraId="75B31412"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7215E85A" w14:textId="77777777" w:rsidR="00C61A1A" w:rsidRPr="00C94360" w:rsidRDefault="00C61A1A" w:rsidP="00E2120D">
            <w:pPr>
              <w:spacing w:before="120" w:line="360" w:lineRule="auto"/>
              <w:jc w:val="both"/>
              <w:rPr>
                <w:color w:val="000000"/>
              </w:rPr>
            </w:pPr>
            <w:r w:rsidRPr="00C94360">
              <w:rPr>
                <w:color w:val="000000"/>
              </w:rPr>
              <w:t>Đỗ Thị Ngọc Nguyên (10 ngày)</w:t>
            </w:r>
          </w:p>
        </w:tc>
      </w:tr>
      <w:tr w:rsidR="00C61A1A" w:rsidRPr="00C94360" w14:paraId="6936AE42" w14:textId="77777777" w:rsidTr="00E2120D">
        <w:trPr>
          <w:trHeight w:val="60"/>
        </w:trPr>
        <w:tc>
          <w:tcPr>
            <w:tcW w:w="717" w:type="dxa"/>
            <w:noWrap/>
          </w:tcPr>
          <w:p w14:paraId="393302FE" w14:textId="77777777" w:rsidR="00C61A1A" w:rsidRPr="00C94360" w:rsidRDefault="00C61A1A" w:rsidP="00E2120D">
            <w:pPr>
              <w:spacing w:before="120" w:line="360" w:lineRule="auto"/>
              <w:jc w:val="center"/>
              <w:rPr>
                <w:color w:val="000000"/>
              </w:rPr>
            </w:pPr>
            <w:r w:rsidRPr="00C94360">
              <w:rPr>
                <w:color w:val="000000"/>
              </w:rPr>
              <w:t>5.</w:t>
            </w:r>
          </w:p>
        </w:tc>
        <w:tc>
          <w:tcPr>
            <w:tcW w:w="3416" w:type="dxa"/>
            <w:noWrap/>
          </w:tcPr>
          <w:p w14:paraId="7506A023"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4: </w:t>
            </w:r>
            <w:r w:rsidRPr="00C94360">
              <w:rPr>
                <w:color w:val="000000"/>
              </w:rPr>
              <w:t>Lập tài liệu thiết kế giao diện cho hệ thống trao đổi, chia sẻ tài liệu, kinh nghiệp học tập của sinh viên trường Đại học Cần Thơ</w:t>
            </w:r>
          </w:p>
        </w:tc>
        <w:tc>
          <w:tcPr>
            <w:tcW w:w="2617" w:type="dxa"/>
            <w:noWrap/>
          </w:tcPr>
          <w:p w14:paraId="1A3A6510" w14:textId="77777777" w:rsidR="00C61A1A" w:rsidRPr="00C94360" w:rsidRDefault="00C61A1A" w:rsidP="00E2120D">
            <w:pPr>
              <w:spacing w:line="360" w:lineRule="auto"/>
              <w:rPr>
                <w:color w:val="000000"/>
              </w:rPr>
            </w:pPr>
            <w:r w:rsidRPr="00C94360">
              <w:rPr>
                <w:color w:val="000000"/>
              </w:rPr>
              <w:t xml:space="preserve">+ File tài liệu thiết kế phần mềm lưu dưới dạng file .docx </w:t>
            </w:r>
          </w:p>
          <w:p w14:paraId="4D43E483" w14:textId="77777777" w:rsidR="00C61A1A" w:rsidRPr="00C94360" w:rsidRDefault="00C61A1A" w:rsidP="00E2120D">
            <w:pPr>
              <w:spacing w:line="360" w:lineRule="auto"/>
              <w:rPr>
                <w:color w:val="000000"/>
              </w:rPr>
            </w:pPr>
            <w:r w:rsidRPr="00C94360">
              <w:rPr>
                <w:color w:val="000000"/>
              </w:rPr>
              <w:t>+ Hình ảnh giao diện trực quan cho web.</w:t>
            </w:r>
          </w:p>
        </w:tc>
        <w:tc>
          <w:tcPr>
            <w:tcW w:w="1803" w:type="dxa"/>
            <w:noWrap/>
          </w:tcPr>
          <w:p w14:paraId="40A25D4A" w14:textId="77777777" w:rsidR="00C61A1A" w:rsidRPr="00C94360" w:rsidRDefault="00C61A1A" w:rsidP="00E2120D">
            <w:pPr>
              <w:spacing w:before="120" w:line="360" w:lineRule="auto"/>
              <w:jc w:val="both"/>
              <w:rPr>
                <w:bCs/>
                <w:color w:val="000000"/>
              </w:rPr>
            </w:pPr>
          </w:p>
        </w:tc>
        <w:tc>
          <w:tcPr>
            <w:tcW w:w="1478" w:type="dxa"/>
            <w:noWrap/>
          </w:tcPr>
          <w:p w14:paraId="2FE1C8B5" w14:textId="77777777" w:rsidR="00C61A1A" w:rsidRPr="00C94360" w:rsidRDefault="00C61A1A" w:rsidP="00E2120D">
            <w:pPr>
              <w:spacing w:before="120" w:line="360" w:lineRule="auto"/>
              <w:jc w:val="both"/>
              <w:rPr>
                <w:color w:val="000000"/>
              </w:rPr>
            </w:pPr>
            <w:r w:rsidRPr="00C94360">
              <w:rPr>
                <w:color w:val="000000"/>
              </w:rPr>
              <w:t>Lê Minh Nghĩa (10 ngày)</w:t>
            </w:r>
          </w:p>
          <w:p w14:paraId="03DDA605" w14:textId="77777777" w:rsidR="00C61A1A" w:rsidRPr="00C94360" w:rsidRDefault="00C61A1A" w:rsidP="00E2120D">
            <w:pPr>
              <w:spacing w:before="120" w:line="360" w:lineRule="auto"/>
              <w:jc w:val="both"/>
              <w:rPr>
                <w:color w:val="000000"/>
              </w:rPr>
            </w:pPr>
            <w:r w:rsidRPr="00C94360">
              <w:rPr>
                <w:color w:val="000000"/>
              </w:rPr>
              <w:t>Lê Ngọc Đức (10 ngày)</w:t>
            </w:r>
          </w:p>
        </w:tc>
      </w:tr>
      <w:tr w:rsidR="00C61A1A" w:rsidRPr="00C94360" w14:paraId="06A056B0" w14:textId="77777777" w:rsidTr="00E2120D">
        <w:trPr>
          <w:trHeight w:val="60"/>
        </w:trPr>
        <w:tc>
          <w:tcPr>
            <w:tcW w:w="717" w:type="dxa"/>
            <w:noWrap/>
          </w:tcPr>
          <w:p w14:paraId="71C80CC4" w14:textId="77777777" w:rsidR="00C61A1A" w:rsidRPr="00C94360" w:rsidRDefault="00C61A1A" w:rsidP="00E2120D">
            <w:pPr>
              <w:spacing w:before="120" w:line="360" w:lineRule="auto"/>
              <w:jc w:val="center"/>
              <w:rPr>
                <w:color w:val="000000"/>
              </w:rPr>
            </w:pPr>
            <w:r w:rsidRPr="00C94360">
              <w:rPr>
                <w:color w:val="000000"/>
              </w:rPr>
              <w:t>6.</w:t>
            </w:r>
          </w:p>
        </w:tc>
        <w:tc>
          <w:tcPr>
            <w:tcW w:w="3416" w:type="dxa"/>
            <w:noWrap/>
          </w:tcPr>
          <w:p w14:paraId="229E9F89" w14:textId="77777777" w:rsidR="00C61A1A" w:rsidRPr="00C94360" w:rsidRDefault="00C61A1A" w:rsidP="00E2120D">
            <w:pPr>
              <w:spacing w:line="360" w:lineRule="auto"/>
              <w:rPr>
                <w:color w:val="000000"/>
              </w:rPr>
            </w:pPr>
            <w:r w:rsidRPr="00C94360">
              <w:rPr>
                <w:bCs/>
                <w:color w:val="000000"/>
              </w:rPr>
              <w:t xml:space="preserve">Nội dung chuyên môn 5: </w:t>
            </w:r>
            <w:r w:rsidRPr="00C94360">
              <w:rPr>
                <w:color w:val="000000"/>
              </w:rPr>
              <w:t>Lập trình cho hệ thống</w:t>
            </w:r>
            <w:r w:rsidRPr="00C94360">
              <w:rPr>
                <w:bCs/>
                <w:color w:val="000000"/>
              </w:rPr>
              <w:t xml:space="preserve"> </w:t>
            </w:r>
            <w:r w:rsidRPr="00C94360">
              <w:rPr>
                <w:color w:val="000000"/>
              </w:rPr>
              <w:t>trao đổi, chia sẻ tài liệu, kinh nghiệp học tập của sinh viên trường Đại học Cần Thơ phân h</w:t>
            </w:r>
            <w:r>
              <w:rPr>
                <w:color w:val="000000"/>
              </w:rPr>
              <w:t>ệ</w:t>
            </w:r>
            <w:r w:rsidRPr="00C94360">
              <w:rPr>
                <w:color w:val="000000"/>
              </w:rPr>
              <w:t xml:space="preserve"> diễn đàn trao đổi, quản lý tài liệu, các hoạt động Đoàn, Hội.</w:t>
            </w:r>
          </w:p>
          <w:p w14:paraId="3A5B06A3" w14:textId="77777777" w:rsidR="00C61A1A" w:rsidRPr="00C94360" w:rsidRDefault="00C61A1A" w:rsidP="00E2120D">
            <w:pPr>
              <w:spacing w:before="120" w:line="360" w:lineRule="auto"/>
              <w:jc w:val="both"/>
              <w:rPr>
                <w:bCs/>
                <w:color w:val="000000"/>
              </w:rPr>
            </w:pPr>
          </w:p>
        </w:tc>
        <w:tc>
          <w:tcPr>
            <w:tcW w:w="2617" w:type="dxa"/>
            <w:noWrap/>
          </w:tcPr>
          <w:p w14:paraId="511A7A13" w14:textId="77777777" w:rsidR="00C61A1A" w:rsidRPr="00C94360" w:rsidRDefault="00C61A1A" w:rsidP="00E2120D">
            <w:pPr>
              <w:spacing w:line="360" w:lineRule="auto"/>
              <w:jc w:val="both"/>
              <w:rPr>
                <w:color w:val="000000"/>
                <w:sz w:val="26"/>
              </w:rPr>
            </w:pPr>
            <w:r w:rsidRPr="00C94360">
              <w:rPr>
                <w:color w:val="000000"/>
              </w:rPr>
              <w:t>+ Cơ sở dữ liệu lưu trữ các trường các bản trong hệ thống</w:t>
            </w:r>
            <w:r w:rsidRPr="00C94360">
              <w:rPr>
                <w:bCs/>
                <w:color w:val="000000"/>
              </w:rPr>
              <w:t xml:space="preserve"> </w:t>
            </w:r>
            <w:r w:rsidRPr="00C94360">
              <w:rPr>
                <w:color w:val="000000"/>
              </w:rPr>
              <w:t>trao đổi, chia sẻ tài liệu, kinh nghiệp học tập của sinh viên trường Đại học Cần Thơ trên MySQL.</w:t>
            </w:r>
          </w:p>
          <w:p w14:paraId="7FCA0317" w14:textId="77777777" w:rsidR="00C61A1A" w:rsidRPr="00C94360" w:rsidRDefault="00C61A1A" w:rsidP="00E2120D">
            <w:pPr>
              <w:spacing w:line="360" w:lineRule="auto"/>
              <w:jc w:val="both"/>
              <w:rPr>
                <w:color w:val="000000"/>
              </w:rPr>
            </w:pPr>
            <w:r w:rsidRPr="00C94360">
              <w:rPr>
                <w:color w:val="000000"/>
              </w:rPr>
              <w:t>+ Soure code ứng dụng trên web dưới dạng các Project Folder.</w:t>
            </w:r>
          </w:p>
          <w:p w14:paraId="03E5818B" w14:textId="77777777" w:rsidR="00C61A1A" w:rsidRPr="00C94360" w:rsidRDefault="00C61A1A" w:rsidP="00E2120D">
            <w:pPr>
              <w:spacing w:before="120" w:line="360" w:lineRule="auto"/>
              <w:jc w:val="both"/>
              <w:rPr>
                <w:bCs/>
                <w:color w:val="000000"/>
              </w:rPr>
            </w:pPr>
            <w:r w:rsidRPr="00C94360">
              <w:rPr>
                <w:color w:val="000000"/>
              </w:rPr>
              <w:lastRenderedPageBreak/>
              <w:t>+ Địa chỉ trang web cho ứng dụng trên web.</w:t>
            </w:r>
          </w:p>
        </w:tc>
        <w:tc>
          <w:tcPr>
            <w:tcW w:w="1803" w:type="dxa"/>
            <w:noWrap/>
          </w:tcPr>
          <w:p w14:paraId="16A77276" w14:textId="77777777" w:rsidR="00C61A1A" w:rsidRPr="00C94360" w:rsidRDefault="00C61A1A" w:rsidP="00E2120D">
            <w:pPr>
              <w:spacing w:before="120" w:line="360" w:lineRule="auto"/>
              <w:jc w:val="both"/>
              <w:rPr>
                <w:bCs/>
                <w:color w:val="000000"/>
              </w:rPr>
            </w:pPr>
          </w:p>
        </w:tc>
        <w:tc>
          <w:tcPr>
            <w:tcW w:w="1478" w:type="dxa"/>
            <w:noWrap/>
          </w:tcPr>
          <w:p w14:paraId="30DEDEDA" w14:textId="77777777" w:rsidR="00C61A1A" w:rsidRPr="00C94360" w:rsidRDefault="00C61A1A" w:rsidP="00E2120D">
            <w:pPr>
              <w:spacing w:before="120" w:line="360" w:lineRule="auto"/>
              <w:jc w:val="both"/>
              <w:rPr>
                <w:color w:val="000000"/>
              </w:rPr>
            </w:pPr>
            <w:r w:rsidRPr="00C94360">
              <w:rPr>
                <w:color w:val="000000"/>
              </w:rPr>
              <w:t>Lê Minh Nghĩa (15 ngày)</w:t>
            </w:r>
          </w:p>
          <w:p w14:paraId="71181DB2" w14:textId="77777777" w:rsidR="00C61A1A" w:rsidRPr="00C94360" w:rsidRDefault="00C61A1A" w:rsidP="00E2120D">
            <w:pPr>
              <w:spacing w:before="120" w:line="360" w:lineRule="auto"/>
              <w:jc w:val="both"/>
              <w:rPr>
                <w:color w:val="000000"/>
              </w:rPr>
            </w:pPr>
            <w:r w:rsidRPr="00C94360">
              <w:rPr>
                <w:color w:val="000000"/>
              </w:rPr>
              <w:t>Lê Ngọc Đức (15 ngày)</w:t>
            </w:r>
          </w:p>
          <w:p w14:paraId="453820F6"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15555B68" w14:textId="77777777" w:rsidR="00C61A1A" w:rsidRPr="00C94360" w:rsidRDefault="00C61A1A" w:rsidP="00E2120D">
            <w:pPr>
              <w:spacing w:before="120" w:line="360" w:lineRule="auto"/>
              <w:jc w:val="both"/>
              <w:rPr>
                <w:color w:val="000000"/>
              </w:rPr>
            </w:pPr>
            <w:r w:rsidRPr="00C94360">
              <w:rPr>
                <w:color w:val="000000"/>
              </w:rPr>
              <w:lastRenderedPageBreak/>
              <w:t>Đỗ Thị Ngọc Nguyên (10 ngày)</w:t>
            </w:r>
          </w:p>
        </w:tc>
      </w:tr>
    </w:tbl>
    <w:p w14:paraId="502A505D" w14:textId="77777777" w:rsidR="00C61A1A" w:rsidRDefault="00C61A1A" w:rsidP="00C61A1A">
      <w:r>
        <w:lastRenderedPageBreak/>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3416"/>
        <w:gridCol w:w="267"/>
        <w:gridCol w:w="1036"/>
        <w:gridCol w:w="1041"/>
        <w:gridCol w:w="273"/>
        <w:gridCol w:w="387"/>
        <w:gridCol w:w="1416"/>
        <w:gridCol w:w="285"/>
        <w:gridCol w:w="1193"/>
      </w:tblGrid>
      <w:tr w:rsidR="00C61A1A" w:rsidRPr="00C94360" w14:paraId="5556E6D6" w14:textId="77777777" w:rsidTr="00E2120D">
        <w:trPr>
          <w:trHeight w:val="60"/>
        </w:trPr>
        <w:tc>
          <w:tcPr>
            <w:tcW w:w="717" w:type="dxa"/>
            <w:gridSpan w:val="2"/>
            <w:noWrap/>
          </w:tcPr>
          <w:p w14:paraId="0259E2FF" w14:textId="77777777" w:rsidR="00C61A1A" w:rsidRPr="00C94360" w:rsidRDefault="00C61A1A" w:rsidP="00E2120D">
            <w:pPr>
              <w:spacing w:before="120" w:line="360" w:lineRule="auto"/>
              <w:jc w:val="center"/>
              <w:rPr>
                <w:color w:val="000000"/>
              </w:rPr>
            </w:pPr>
            <w:r>
              <w:lastRenderedPageBreak/>
              <w:br w:type="page"/>
            </w:r>
            <w:r w:rsidRPr="00C94360">
              <w:rPr>
                <w:color w:val="000000"/>
              </w:rPr>
              <w:t>7.</w:t>
            </w:r>
          </w:p>
        </w:tc>
        <w:tc>
          <w:tcPr>
            <w:tcW w:w="3416" w:type="dxa"/>
            <w:noWrap/>
          </w:tcPr>
          <w:p w14:paraId="4D65F0A1" w14:textId="77777777" w:rsidR="00C61A1A" w:rsidRPr="00C94360" w:rsidRDefault="00C61A1A" w:rsidP="00E2120D">
            <w:pPr>
              <w:spacing w:line="360" w:lineRule="auto"/>
              <w:rPr>
                <w:color w:val="000000"/>
                <w:sz w:val="26"/>
              </w:rPr>
            </w:pPr>
            <w:r w:rsidRPr="00C94360">
              <w:rPr>
                <w:bCs/>
                <w:color w:val="000000"/>
              </w:rPr>
              <w:t xml:space="preserve">Nội dung chuyên môn 6: </w:t>
            </w:r>
            <w:r w:rsidRPr="00C94360">
              <w:rPr>
                <w:color w:val="000000"/>
              </w:rPr>
              <w:t>Lập tài liệu kiểm thử và hoàn thiện hệ thống</w:t>
            </w:r>
            <w:r w:rsidRPr="00C94360">
              <w:rPr>
                <w:bCs/>
                <w:color w:val="000000"/>
              </w:rPr>
              <w:t xml:space="preserve"> </w:t>
            </w:r>
            <w:r w:rsidRPr="00C94360">
              <w:rPr>
                <w:color w:val="000000"/>
              </w:rPr>
              <w:t>trao đổi, chia sẻ tài liệu, kinh nghiệp học tập của sinh viên trường Đại học Cần Thơ</w:t>
            </w:r>
          </w:p>
          <w:p w14:paraId="5ACD3FD5" w14:textId="77777777" w:rsidR="00C61A1A" w:rsidRPr="00C94360" w:rsidRDefault="00C61A1A" w:rsidP="00E2120D">
            <w:pPr>
              <w:spacing w:line="360" w:lineRule="auto"/>
              <w:rPr>
                <w:bCs/>
                <w:color w:val="000000"/>
              </w:rPr>
            </w:pPr>
          </w:p>
        </w:tc>
        <w:tc>
          <w:tcPr>
            <w:tcW w:w="2617" w:type="dxa"/>
            <w:gridSpan w:val="4"/>
            <w:noWrap/>
          </w:tcPr>
          <w:p w14:paraId="0F16BC14" w14:textId="77777777" w:rsidR="00C61A1A" w:rsidRPr="00C94360" w:rsidRDefault="00C61A1A" w:rsidP="00E2120D">
            <w:pPr>
              <w:spacing w:line="360" w:lineRule="auto"/>
              <w:rPr>
                <w:color w:val="000000"/>
                <w:sz w:val="26"/>
              </w:rPr>
            </w:pPr>
            <w:r w:rsidRPr="00C94360">
              <w:rPr>
                <w:color w:val="000000"/>
              </w:rPr>
              <w:t>+ Tài liệu kiểm kiểm thử dưới dạng file .docx</w:t>
            </w:r>
          </w:p>
          <w:p w14:paraId="7639FBBE" w14:textId="77777777" w:rsidR="00C61A1A" w:rsidRPr="00C94360" w:rsidRDefault="00C61A1A" w:rsidP="00E2120D">
            <w:pPr>
              <w:spacing w:line="360" w:lineRule="auto"/>
              <w:rPr>
                <w:color w:val="000000"/>
              </w:rPr>
            </w:pPr>
            <w:r w:rsidRPr="00C94360">
              <w:rPr>
                <w:color w:val="000000"/>
              </w:rPr>
              <w:t>+ Soure Code sau khi chỉnh sửa dựa trên tài liệu thử nếu có</w:t>
            </w:r>
          </w:p>
        </w:tc>
        <w:tc>
          <w:tcPr>
            <w:tcW w:w="1803" w:type="dxa"/>
            <w:gridSpan w:val="2"/>
            <w:noWrap/>
          </w:tcPr>
          <w:p w14:paraId="297B95DF" w14:textId="77777777" w:rsidR="00C61A1A" w:rsidRPr="00C94360" w:rsidRDefault="00C61A1A" w:rsidP="00E2120D">
            <w:pPr>
              <w:spacing w:before="120" w:line="360" w:lineRule="auto"/>
              <w:jc w:val="both"/>
              <w:rPr>
                <w:bCs/>
                <w:color w:val="000000"/>
              </w:rPr>
            </w:pPr>
          </w:p>
        </w:tc>
        <w:tc>
          <w:tcPr>
            <w:tcW w:w="1478" w:type="dxa"/>
            <w:gridSpan w:val="2"/>
            <w:noWrap/>
          </w:tcPr>
          <w:p w14:paraId="05314A95" w14:textId="77777777" w:rsidR="00C61A1A" w:rsidRPr="00C94360" w:rsidRDefault="00C61A1A" w:rsidP="00E2120D">
            <w:pPr>
              <w:spacing w:before="120" w:line="360" w:lineRule="auto"/>
              <w:jc w:val="both"/>
              <w:rPr>
                <w:color w:val="000000"/>
              </w:rPr>
            </w:pPr>
            <w:r w:rsidRPr="00C94360">
              <w:rPr>
                <w:color w:val="000000"/>
              </w:rPr>
              <w:t>Trần Thanh Phụng</w:t>
            </w:r>
            <w:r>
              <w:rPr>
                <w:color w:val="000000"/>
              </w:rPr>
              <w:t xml:space="preserve"> (5</w:t>
            </w:r>
            <w:r w:rsidRPr="00C94360">
              <w:rPr>
                <w:color w:val="000000"/>
              </w:rPr>
              <w:t xml:space="preserve"> ngày)</w:t>
            </w:r>
          </w:p>
          <w:p w14:paraId="4F06DCF1"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5194D131" w14:textId="77777777" w:rsidTr="00E2120D">
        <w:trPr>
          <w:trHeight w:val="60"/>
        </w:trPr>
        <w:tc>
          <w:tcPr>
            <w:tcW w:w="717" w:type="dxa"/>
            <w:gridSpan w:val="2"/>
            <w:noWrap/>
          </w:tcPr>
          <w:p w14:paraId="01E27F0E" w14:textId="77777777" w:rsidR="00C61A1A" w:rsidRPr="00C94360" w:rsidRDefault="00C61A1A" w:rsidP="00E2120D">
            <w:pPr>
              <w:spacing w:before="120" w:line="360" w:lineRule="auto"/>
              <w:jc w:val="center"/>
              <w:rPr>
                <w:color w:val="000000"/>
              </w:rPr>
            </w:pPr>
            <w:r w:rsidRPr="00C94360">
              <w:rPr>
                <w:color w:val="000000"/>
              </w:rPr>
              <w:t>8.</w:t>
            </w:r>
          </w:p>
        </w:tc>
        <w:tc>
          <w:tcPr>
            <w:tcW w:w="3416" w:type="dxa"/>
            <w:noWrap/>
          </w:tcPr>
          <w:p w14:paraId="6930F15C" w14:textId="77777777" w:rsidR="00C61A1A" w:rsidRPr="00C94360" w:rsidRDefault="00C61A1A" w:rsidP="00E2120D">
            <w:pPr>
              <w:spacing w:line="360" w:lineRule="auto"/>
              <w:rPr>
                <w:bCs/>
                <w:color w:val="000000"/>
              </w:rPr>
            </w:pPr>
            <w:r w:rsidRPr="00C94360">
              <w:rPr>
                <w:bCs/>
                <w:color w:val="000000"/>
              </w:rPr>
              <w:t xml:space="preserve">Tổng kết, đánh giá: </w:t>
            </w:r>
            <w:r>
              <w:rPr>
                <w:bCs/>
                <w:color w:val="000000"/>
              </w:rPr>
              <w:t>Viết tài liệu báo cáo và tạo slid</w:t>
            </w:r>
            <w:r w:rsidRPr="00C94360">
              <w:rPr>
                <w:bCs/>
                <w:color w:val="000000"/>
              </w:rPr>
              <w:t>e trình chiếu cho báo cáo đề tài</w:t>
            </w:r>
          </w:p>
        </w:tc>
        <w:tc>
          <w:tcPr>
            <w:tcW w:w="2617" w:type="dxa"/>
            <w:gridSpan w:val="4"/>
            <w:noWrap/>
          </w:tcPr>
          <w:p w14:paraId="15A835E3" w14:textId="77777777" w:rsidR="00C61A1A" w:rsidRPr="00C94360" w:rsidRDefault="00C61A1A" w:rsidP="00E2120D">
            <w:pPr>
              <w:spacing w:line="360" w:lineRule="auto"/>
              <w:rPr>
                <w:color w:val="000000"/>
              </w:rPr>
            </w:pPr>
            <w:r w:rsidRPr="00C94360">
              <w:rPr>
                <w:bCs/>
                <w:color w:val="000000"/>
              </w:rPr>
              <w:t>Tài liệu báo cáo cho hệ thống, slide trình chiếu báo cáo.</w:t>
            </w:r>
          </w:p>
        </w:tc>
        <w:tc>
          <w:tcPr>
            <w:tcW w:w="1803" w:type="dxa"/>
            <w:gridSpan w:val="2"/>
            <w:noWrap/>
          </w:tcPr>
          <w:p w14:paraId="7127F950" w14:textId="77777777" w:rsidR="00C61A1A" w:rsidRPr="00C94360" w:rsidRDefault="00C61A1A" w:rsidP="00E2120D">
            <w:pPr>
              <w:spacing w:before="120" w:line="360" w:lineRule="auto"/>
              <w:jc w:val="both"/>
              <w:rPr>
                <w:bCs/>
                <w:color w:val="000000"/>
              </w:rPr>
            </w:pPr>
          </w:p>
        </w:tc>
        <w:tc>
          <w:tcPr>
            <w:tcW w:w="1478" w:type="dxa"/>
            <w:gridSpan w:val="2"/>
            <w:noWrap/>
          </w:tcPr>
          <w:p w14:paraId="25946694" w14:textId="77777777" w:rsidR="00C61A1A" w:rsidRPr="00C94360" w:rsidRDefault="00C61A1A" w:rsidP="00E2120D">
            <w:pPr>
              <w:spacing w:before="120" w:line="360" w:lineRule="auto"/>
              <w:jc w:val="both"/>
              <w:rPr>
                <w:color w:val="000000"/>
              </w:rPr>
            </w:pPr>
            <w:r w:rsidRPr="00C94360">
              <w:rPr>
                <w:color w:val="000000"/>
              </w:rPr>
              <w:t>Trần Thanh Phụng (</w:t>
            </w:r>
            <w:r>
              <w:rPr>
                <w:color w:val="000000"/>
              </w:rPr>
              <w:t>6</w:t>
            </w:r>
            <w:r w:rsidRPr="00C94360">
              <w:rPr>
                <w:color w:val="000000"/>
              </w:rPr>
              <w:t xml:space="preserve"> ngày)</w:t>
            </w:r>
          </w:p>
          <w:p w14:paraId="493000A0" w14:textId="77777777" w:rsidR="00C61A1A" w:rsidRPr="00C94360" w:rsidRDefault="00C61A1A" w:rsidP="00E2120D">
            <w:pPr>
              <w:spacing w:before="120" w:line="360" w:lineRule="auto"/>
              <w:jc w:val="both"/>
              <w:rPr>
                <w:color w:val="000000"/>
              </w:rPr>
            </w:pPr>
            <w:r w:rsidRPr="00C94360">
              <w:rPr>
                <w:color w:val="000000"/>
              </w:rPr>
              <w:t>Lê Minh Nghĩa</w:t>
            </w:r>
            <w:r>
              <w:rPr>
                <w:color w:val="000000"/>
              </w:rPr>
              <w:t xml:space="preserve"> (6</w:t>
            </w:r>
            <w:r w:rsidRPr="00C94360">
              <w:rPr>
                <w:color w:val="000000"/>
              </w:rPr>
              <w:t xml:space="preserve"> ngày)</w:t>
            </w:r>
          </w:p>
        </w:tc>
      </w:tr>
      <w:tr w:rsidR="00C61A1A" w:rsidRPr="00C94360" w14:paraId="4C4806DA" w14:textId="77777777" w:rsidTr="00E2120D">
        <w:trPr>
          <w:trHeight w:val="411"/>
        </w:trPr>
        <w:tc>
          <w:tcPr>
            <w:tcW w:w="10031" w:type="dxa"/>
            <w:gridSpan w:val="11"/>
            <w:noWrap/>
          </w:tcPr>
          <w:p w14:paraId="552A2130" w14:textId="77777777" w:rsidR="00C61A1A" w:rsidRPr="00C94360" w:rsidRDefault="00C61A1A" w:rsidP="00E2120D">
            <w:pPr>
              <w:keepNext/>
              <w:spacing w:before="120" w:line="360" w:lineRule="auto"/>
              <w:jc w:val="both"/>
              <w:outlineLvl w:val="0"/>
              <w:rPr>
                <w:b/>
                <w:bCs/>
                <w:color w:val="000000"/>
              </w:rPr>
            </w:pPr>
          </w:p>
        </w:tc>
      </w:tr>
      <w:tr w:rsidR="00C61A1A" w:rsidRPr="00C94360" w14:paraId="2D3D43D0" w14:textId="77777777" w:rsidTr="00E2120D">
        <w:trPr>
          <w:trHeight w:val="354"/>
        </w:trPr>
        <w:tc>
          <w:tcPr>
            <w:tcW w:w="717" w:type="dxa"/>
            <w:gridSpan w:val="2"/>
            <w:noWrap/>
            <w:vAlign w:val="center"/>
          </w:tcPr>
          <w:p w14:paraId="023BBFED" w14:textId="77777777" w:rsidR="00C61A1A" w:rsidRPr="00C94360" w:rsidRDefault="00C61A1A" w:rsidP="00E2120D">
            <w:pPr>
              <w:spacing w:before="120" w:line="360" w:lineRule="auto"/>
              <w:jc w:val="center"/>
              <w:rPr>
                <w:color w:val="000000"/>
              </w:rPr>
            </w:pPr>
            <w:r w:rsidRPr="00C94360">
              <w:rPr>
                <w:color w:val="000000"/>
              </w:rPr>
              <w:t>Stt</w:t>
            </w:r>
          </w:p>
        </w:tc>
        <w:tc>
          <w:tcPr>
            <w:tcW w:w="3683" w:type="dxa"/>
            <w:gridSpan w:val="2"/>
            <w:noWrap/>
            <w:vAlign w:val="center"/>
          </w:tcPr>
          <w:p w14:paraId="493E9BB2" w14:textId="77777777" w:rsidR="00C61A1A" w:rsidRPr="00C94360" w:rsidRDefault="00C61A1A" w:rsidP="00E2120D">
            <w:pPr>
              <w:spacing w:before="120" w:line="360" w:lineRule="auto"/>
              <w:jc w:val="center"/>
              <w:rPr>
                <w:color w:val="000000"/>
              </w:rPr>
            </w:pPr>
            <w:r w:rsidRPr="00C94360">
              <w:rPr>
                <w:color w:val="000000"/>
              </w:rPr>
              <w:t>Tên sản phẩm</w:t>
            </w:r>
          </w:p>
        </w:tc>
        <w:tc>
          <w:tcPr>
            <w:tcW w:w="2077" w:type="dxa"/>
            <w:gridSpan w:val="2"/>
            <w:noWrap/>
            <w:vAlign w:val="center"/>
          </w:tcPr>
          <w:p w14:paraId="01E7E924" w14:textId="77777777" w:rsidR="00C61A1A" w:rsidRPr="00C94360" w:rsidRDefault="00C61A1A" w:rsidP="00E2120D">
            <w:pPr>
              <w:spacing w:before="120" w:line="360" w:lineRule="auto"/>
              <w:jc w:val="center"/>
              <w:rPr>
                <w:color w:val="000000"/>
              </w:rPr>
            </w:pPr>
            <w:r w:rsidRPr="00C94360">
              <w:rPr>
                <w:color w:val="000000"/>
              </w:rPr>
              <w:t>Số lượng</w:t>
            </w:r>
          </w:p>
        </w:tc>
        <w:tc>
          <w:tcPr>
            <w:tcW w:w="3554" w:type="dxa"/>
            <w:gridSpan w:val="5"/>
            <w:noWrap/>
            <w:vAlign w:val="center"/>
          </w:tcPr>
          <w:p w14:paraId="38E7BCA8" w14:textId="77777777" w:rsidR="00C61A1A" w:rsidRPr="00C94360" w:rsidRDefault="00C61A1A" w:rsidP="00E2120D">
            <w:pPr>
              <w:spacing w:line="360" w:lineRule="auto"/>
              <w:jc w:val="center"/>
              <w:rPr>
                <w:color w:val="000000"/>
              </w:rPr>
            </w:pPr>
            <w:r w:rsidRPr="00C94360">
              <w:rPr>
                <w:color w:val="000000"/>
              </w:rPr>
              <w:t>Yêu cầu chất lượng sản phẩm</w:t>
            </w:r>
          </w:p>
        </w:tc>
      </w:tr>
      <w:tr w:rsidR="00C61A1A" w:rsidRPr="00C94360" w14:paraId="0A7115A3" w14:textId="77777777" w:rsidTr="00E2120D">
        <w:trPr>
          <w:trHeight w:val="354"/>
        </w:trPr>
        <w:tc>
          <w:tcPr>
            <w:tcW w:w="717" w:type="dxa"/>
            <w:gridSpan w:val="2"/>
            <w:noWrap/>
            <w:vAlign w:val="center"/>
          </w:tcPr>
          <w:p w14:paraId="225F57AF" w14:textId="77777777" w:rsidR="00C61A1A" w:rsidRPr="00C94360" w:rsidRDefault="00C61A1A" w:rsidP="00E2120D">
            <w:pPr>
              <w:spacing w:before="120" w:line="360" w:lineRule="auto"/>
              <w:jc w:val="center"/>
              <w:rPr>
                <w:color w:val="000000"/>
              </w:rPr>
            </w:pPr>
            <w:r w:rsidRPr="00C94360">
              <w:rPr>
                <w:color w:val="000000"/>
              </w:rPr>
              <w:t>I</w:t>
            </w:r>
          </w:p>
        </w:tc>
        <w:tc>
          <w:tcPr>
            <w:tcW w:w="9314" w:type="dxa"/>
            <w:gridSpan w:val="9"/>
            <w:noWrap/>
            <w:vAlign w:val="center"/>
          </w:tcPr>
          <w:p w14:paraId="3EB3953D" w14:textId="77777777" w:rsidR="00C61A1A" w:rsidRPr="00C94360" w:rsidRDefault="00C61A1A" w:rsidP="00E2120D">
            <w:pPr>
              <w:spacing w:before="120" w:line="360" w:lineRule="auto"/>
              <w:rPr>
                <w:color w:val="000000"/>
              </w:rPr>
            </w:pPr>
            <w:r w:rsidRPr="00C94360">
              <w:rPr>
                <w:color w:val="000000"/>
              </w:rPr>
              <w:t>Sản phẩm khoa học</w:t>
            </w:r>
            <w:r>
              <w:rPr>
                <w:color w:val="000000"/>
              </w:rPr>
              <w:t>: Không</w:t>
            </w:r>
          </w:p>
        </w:tc>
      </w:tr>
      <w:tr w:rsidR="00C61A1A" w:rsidRPr="00C94360" w14:paraId="4D9E7493" w14:textId="77777777" w:rsidTr="00E2120D">
        <w:trPr>
          <w:trHeight w:val="354"/>
        </w:trPr>
        <w:tc>
          <w:tcPr>
            <w:tcW w:w="717" w:type="dxa"/>
            <w:gridSpan w:val="2"/>
            <w:noWrap/>
            <w:vAlign w:val="center"/>
          </w:tcPr>
          <w:p w14:paraId="2F57C4D7" w14:textId="77777777" w:rsidR="00C61A1A" w:rsidRPr="00C94360" w:rsidRDefault="00C61A1A" w:rsidP="00E2120D">
            <w:pPr>
              <w:spacing w:before="120" w:line="360" w:lineRule="auto"/>
              <w:jc w:val="center"/>
              <w:rPr>
                <w:color w:val="000000"/>
              </w:rPr>
            </w:pPr>
            <w:r w:rsidRPr="00C94360">
              <w:rPr>
                <w:color w:val="000000"/>
              </w:rPr>
              <w:t>II</w:t>
            </w:r>
          </w:p>
        </w:tc>
        <w:tc>
          <w:tcPr>
            <w:tcW w:w="9314" w:type="dxa"/>
            <w:gridSpan w:val="9"/>
            <w:noWrap/>
            <w:vAlign w:val="center"/>
          </w:tcPr>
          <w:p w14:paraId="55272F8A" w14:textId="77777777" w:rsidR="00C61A1A" w:rsidRPr="00C94360" w:rsidRDefault="00C61A1A" w:rsidP="00E2120D">
            <w:pPr>
              <w:spacing w:before="120" w:line="360" w:lineRule="auto"/>
              <w:rPr>
                <w:color w:val="000000"/>
              </w:rPr>
            </w:pPr>
            <w:r w:rsidRPr="00C94360">
              <w:rPr>
                <w:color w:val="000000"/>
              </w:rPr>
              <w:t>Sản phẩm đào tạo (Luận văn tốt nghiệp đại học)</w:t>
            </w:r>
            <w:r>
              <w:rPr>
                <w:color w:val="000000"/>
              </w:rPr>
              <w:t>: Không</w:t>
            </w:r>
          </w:p>
          <w:p w14:paraId="5B57AD41" w14:textId="77777777" w:rsidR="00C61A1A" w:rsidRPr="00C94360" w:rsidRDefault="00C61A1A" w:rsidP="00E2120D">
            <w:pPr>
              <w:spacing w:before="120" w:line="360" w:lineRule="auto"/>
              <w:rPr>
                <w:color w:val="000000"/>
              </w:rPr>
            </w:pPr>
          </w:p>
        </w:tc>
      </w:tr>
      <w:tr w:rsidR="00C61A1A" w:rsidRPr="00C94360" w14:paraId="77214904" w14:textId="77777777" w:rsidTr="00E2120D">
        <w:trPr>
          <w:trHeight w:val="354"/>
        </w:trPr>
        <w:tc>
          <w:tcPr>
            <w:tcW w:w="717" w:type="dxa"/>
            <w:gridSpan w:val="2"/>
            <w:noWrap/>
            <w:vAlign w:val="center"/>
          </w:tcPr>
          <w:p w14:paraId="52EAFCB3" w14:textId="77777777" w:rsidR="00C61A1A" w:rsidRPr="00C94360" w:rsidRDefault="00C61A1A" w:rsidP="00E2120D">
            <w:pPr>
              <w:spacing w:before="120" w:line="360" w:lineRule="auto"/>
              <w:jc w:val="center"/>
              <w:rPr>
                <w:color w:val="000000"/>
              </w:rPr>
            </w:pPr>
            <w:r w:rsidRPr="00C94360">
              <w:rPr>
                <w:color w:val="000000"/>
              </w:rPr>
              <w:t>III</w:t>
            </w:r>
          </w:p>
        </w:tc>
        <w:tc>
          <w:tcPr>
            <w:tcW w:w="9314" w:type="dxa"/>
            <w:gridSpan w:val="9"/>
            <w:noWrap/>
            <w:vAlign w:val="center"/>
          </w:tcPr>
          <w:p w14:paraId="1BED3BF1" w14:textId="77777777" w:rsidR="00C61A1A" w:rsidRPr="00C94360" w:rsidRDefault="00C61A1A" w:rsidP="00E2120D">
            <w:pPr>
              <w:spacing w:before="120" w:line="360" w:lineRule="auto"/>
              <w:rPr>
                <w:bCs/>
                <w:color w:val="000000"/>
              </w:rPr>
            </w:pPr>
            <w:r w:rsidRPr="00C94360">
              <w:rPr>
                <w:color w:val="000000"/>
              </w:rPr>
              <w:t xml:space="preserve">Sản phẩm ứng dụng </w:t>
            </w:r>
            <w:r w:rsidRPr="00C94360">
              <w:rPr>
                <w:bCs/>
                <w:color w:val="000000"/>
              </w:rPr>
              <w:t>(nếu không có ghi ghi: Không, và xóa ghi chú này, xóa 3 dòng trống liền dưới)</w:t>
            </w:r>
          </w:p>
        </w:tc>
      </w:tr>
      <w:tr w:rsidR="00C61A1A" w:rsidRPr="00C94360" w14:paraId="45122B91" w14:textId="77777777" w:rsidTr="00E2120D">
        <w:trPr>
          <w:trHeight w:val="354"/>
        </w:trPr>
        <w:tc>
          <w:tcPr>
            <w:tcW w:w="717" w:type="dxa"/>
            <w:gridSpan w:val="2"/>
            <w:noWrap/>
            <w:vAlign w:val="center"/>
          </w:tcPr>
          <w:p w14:paraId="52FB0EB2" w14:textId="77777777" w:rsidR="00C61A1A" w:rsidRPr="00C94360" w:rsidRDefault="00C61A1A" w:rsidP="00E2120D">
            <w:pPr>
              <w:spacing w:before="120" w:line="360" w:lineRule="auto"/>
              <w:jc w:val="center"/>
              <w:rPr>
                <w:color w:val="000000"/>
              </w:rPr>
            </w:pPr>
            <w:r w:rsidRPr="00C94360">
              <w:rPr>
                <w:color w:val="000000"/>
              </w:rPr>
              <w:t>3.1</w:t>
            </w:r>
          </w:p>
        </w:tc>
        <w:tc>
          <w:tcPr>
            <w:tcW w:w="3683" w:type="dxa"/>
            <w:gridSpan w:val="2"/>
            <w:noWrap/>
            <w:vAlign w:val="center"/>
          </w:tcPr>
          <w:p w14:paraId="046FA067" w14:textId="77777777" w:rsidR="00C61A1A" w:rsidRPr="00C94360" w:rsidRDefault="00C61A1A" w:rsidP="00E2120D">
            <w:pPr>
              <w:spacing w:before="120" w:line="360" w:lineRule="auto"/>
              <w:rPr>
                <w:color w:val="000000"/>
              </w:rPr>
            </w:pPr>
            <w:r>
              <w:rPr>
                <w:color w:val="000000"/>
              </w:rPr>
              <w:t>Website</w:t>
            </w:r>
            <w:r w:rsidRPr="00C94360">
              <w:rPr>
                <w:color w:val="000000"/>
              </w:rPr>
              <w:t xml:space="preserve"> chia sẻ, trao đổi giữa các sinh viên</w:t>
            </w:r>
            <w:r>
              <w:rPr>
                <w:color w:val="000000"/>
              </w:rPr>
              <w:t xml:space="preserve"> trường</w:t>
            </w:r>
            <w:r w:rsidRPr="00C94360">
              <w:rPr>
                <w:color w:val="000000"/>
              </w:rPr>
              <w:t xml:space="preserve"> Đại học Cần </w:t>
            </w:r>
            <w:r>
              <w:rPr>
                <w:color w:val="000000"/>
              </w:rPr>
              <w:t>T</w:t>
            </w:r>
            <w:r w:rsidRPr="00C94360">
              <w:rPr>
                <w:color w:val="000000"/>
              </w:rPr>
              <w:t>hơ</w:t>
            </w:r>
          </w:p>
        </w:tc>
        <w:tc>
          <w:tcPr>
            <w:tcW w:w="2077" w:type="dxa"/>
            <w:gridSpan w:val="2"/>
            <w:noWrap/>
            <w:vAlign w:val="center"/>
          </w:tcPr>
          <w:p w14:paraId="49694BCF" w14:textId="77777777" w:rsidR="00C61A1A" w:rsidRPr="00C94360" w:rsidRDefault="00C61A1A" w:rsidP="00E2120D">
            <w:pPr>
              <w:spacing w:before="120" w:line="360" w:lineRule="auto"/>
              <w:jc w:val="center"/>
              <w:rPr>
                <w:color w:val="000000"/>
              </w:rPr>
            </w:pPr>
            <w:r w:rsidRPr="00C94360">
              <w:rPr>
                <w:color w:val="000000"/>
              </w:rPr>
              <w:t>1</w:t>
            </w:r>
          </w:p>
        </w:tc>
        <w:tc>
          <w:tcPr>
            <w:tcW w:w="3554" w:type="dxa"/>
            <w:gridSpan w:val="5"/>
            <w:noWrap/>
            <w:vAlign w:val="center"/>
          </w:tcPr>
          <w:p w14:paraId="678E2D79" w14:textId="77777777" w:rsidR="00C61A1A" w:rsidRDefault="00C61A1A" w:rsidP="00E2120D">
            <w:pPr>
              <w:spacing w:before="120"/>
              <w:rPr>
                <w:sz w:val="26"/>
              </w:rPr>
            </w:pPr>
            <w:r>
              <w:t>Đạt đủ các yêu cầu và tiêu chí đã đưa ra ở phần đặc tả yêu cầu và thiết kế phần mềm.</w:t>
            </w:r>
          </w:p>
          <w:p w14:paraId="54735CAA" w14:textId="77777777" w:rsidR="00C61A1A" w:rsidRDefault="00C61A1A" w:rsidP="00E2120D">
            <w:pPr>
              <w:spacing w:before="120"/>
            </w:pPr>
            <w:r>
              <w:t>Đảm bảo về mặt bản quyền.</w:t>
            </w:r>
          </w:p>
          <w:p w14:paraId="68B6BA33" w14:textId="77777777" w:rsidR="00C61A1A" w:rsidRPr="00C94360" w:rsidRDefault="00C61A1A" w:rsidP="00E2120D">
            <w:pPr>
              <w:spacing w:before="120"/>
              <w:jc w:val="both"/>
              <w:rPr>
                <w:color w:val="000000"/>
              </w:rPr>
            </w:pPr>
            <w:r>
              <w:t>Đảm bảo các tiêu chí về chính trị và văn hóa.</w:t>
            </w:r>
          </w:p>
        </w:tc>
      </w:tr>
      <w:tr w:rsidR="00C61A1A" w:rsidRPr="00C94360" w14:paraId="233563CC" w14:textId="77777777" w:rsidTr="00E2120D">
        <w:trPr>
          <w:trHeight w:val="24"/>
        </w:trPr>
        <w:tc>
          <w:tcPr>
            <w:tcW w:w="10031" w:type="dxa"/>
            <w:gridSpan w:val="11"/>
            <w:noWrap/>
          </w:tcPr>
          <w:p w14:paraId="651E28E0" w14:textId="77777777" w:rsidR="00C61A1A" w:rsidRDefault="00C61A1A" w:rsidP="00E2120D">
            <w:pPr>
              <w:spacing w:before="120" w:line="360" w:lineRule="auto"/>
              <w:jc w:val="both"/>
              <w:rPr>
                <w:b/>
                <w:bCs/>
                <w:color w:val="000000"/>
              </w:rPr>
            </w:pPr>
            <w:r w:rsidRPr="00C94360">
              <w:rPr>
                <w:b/>
                <w:bCs/>
                <w:color w:val="000000"/>
              </w:rPr>
              <w:t>17. PHƯƠNG THỨC CHUYỂN GIAO KẾT QUẢ</w:t>
            </w:r>
          </w:p>
          <w:p w14:paraId="5112F2FD" w14:textId="77777777" w:rsidR="00C61A1A" w:rsidRPr="00C94360" w:rsidRDefault="00C61A1A" w:rsidP="00E2120D">
            <w:pPr>
              <w:spacing w:before="120" w:line="360" w:lineRule="auto"/>
              <w:jc w:val="both"/>
              <w:rPr>
                <w:b/>
                <w:bCs/>
                <w:color w:val="000000"/>
              </w:rPr>
            </w:pPr>
            <w:r w:rsidRPr="00C94360">
              <w:rPr>
                <w:b/>
                <w:bCs/>
                <w:color w:val="000000"/>
              </w:rPr>
              <w:t xml:space="preserve"> NGHIÊN CỨU VÀ ĐỊA CHỈ ỨNG DỤNG</w:t>
            </w:r>
          </w:p>
          <w:p w14:paraId="5F00B70A" w14:textId="77777777" w:rsidR="00C61A1A" w:rsidRPr="00C94360" w:rsidRDefault="00C61A1A" w:rsidP="00E2120D">
            <w:pPr>
              <w:spacing w:before="120" w:line="360" w:lineRule="auto"/>
              <w:jc w:val="both"/>
              <w:rPr>
                <w:color w:val="000000"/>
              </w:rPr>
            </w:pPr>
            <w:r w:rsidRPr="00C94360">
              <w:rPr>
                <w:color w:val="000000"/>
              </w:rPr>
              <w:t>17.1. Phương thức chuyển giao</w:t>
            </w:r>
          </w:p>
          <w:p w14:paraId="397AE063" w14:textId="77777777" w:rsidR="00C61A1A" w:rsidRPr="00C94360" w:rsidRDefault="00C61A1A" w:rsidP="00C61A1A">
            <w:pPr>
              <w:numPr>
                <w:ilvl w:val="0"/>
                <w:numId w:val="37"/>
              </w:numPr>
              <w:spacing w:before="120" w:line="360" w:lineRule="auto"/>
              <w:jc w:val="both"/>
              <w:rPr>
                <w:color w:val="000000"/>
                <w:sz w:val="26"/>
              </w:rPr>
            </w:pPr>
            <w:r w:rsidRPr="00C94360">
              <w:rPr>
                <w:color w:val="000000"/>
                <w:sz w:val="26"/>
              </w:rPr>
              <w:lastRenderedPageBreak/>
              <w:t>Chuyển giao công nghệ và sản phẩm phần mềm.</w:t>
            </w:r>
          </w:p>
          <w:p w14:paraId="39FF0311" w14:textId="77777777" w:rsidR="00C61A1A" w:rsidRPr="00F1636B" w:rsidRDefault="00C61A1A" w:rsidP="00C61A1A">
            <w:pPr>
              <w:numPr>
                <w:ilvl w:val="0"/>
                <w:numId w:val="37"/>
              </w:numPr>
              <w:spacing w:before="120" w:line="360" w:lineRule="auto"/>
              <w:jc w:val="both"/>
              <w:rPr>
                <w:color w:val="000000"/>
              </w:rPr>
            </w:pPr>
            <w:r w:rsidRPr="00C94360">
              <w:rPr>
                <w:color w:val="000000"/>
                <w:sz w:val="26"/>
              </w:rPr>
              <w:t>Chuyển giao tài liệu phân tích, đặc tả, thiết kế, khiểm thử sản phẩm phần mềm</w:t>
            </w:r>
          </w:p>
          <w:p w14:paraId="0725797F" w14:textId="77777777" w:rsidR="00C61A1A" w:rsidRPr="00C94360" w:rsidRDefault="00C61A1A" w:rsidP="00E2120D">
            <w:pPr>
              <w:spacing w:before="120" w:line="360" w:lineRule="auto"/>
              <w:jc w:val="both"/>
              <w:rPr>
                <w:color w:val="000000"/>
              </w:rPr>
            </w:pPr>
            <w:r w:rsidRPr="00C94360">
              <w:rPr>
                <w:color w:val="000000"/>
              </w:rPr>
              <w:t>17.2. Địa chỉ ứng dụng</w:t>
            </w:r>
          </w:p>
          <w:p w14:paraId="43B2BA34" w14:textId="77777777" w:rsidR="00C61A1A" w:rsidRPr="00C94360" w:rsidRDefault="00C61A1A" w:rsidP="00E2120D">
            <w:pPr>
              <w:spacing w:line="360" w:lineRule="auto"/>
              <w:jc w:val="center"/>
              <w:rPr>
                <w:color w:val="000000"/>
                <w:sz w:val="26"/>
              </w:rPr>
            </w:pPr>
            <w:r w:rsidRPr="00C94360">
              <w:rPr>
                <w:color w:val="000000"/>
              </w:rPr>
              <w:t>Trường Đại học Cần Thơ (Can Tho University)</w:t>
            </w:r>
          </w:p>
          <w:p w14:paraId="3A9E3827" w14:textId="77777777" w:rsidR="00C61A1A" w:rsidRPr="00C94360" w:rsidRDefault="00C61A1A" w:rsidP="00E2120D">
            <w:pPr>
              <w:spacing w:before="120" w:line="360" w:lineRule="auto"/>
              <w:jc w:val="both"/>
              <w:rPr>
                <w:color w:val="000000"/>
              </w:rPr>
            </w:pPr>
          </w:p>
          <w:p w14:paraId="62DD1325" w14:textId="77777777" w:rsidR="00C61A1A" w:rsidRPr="00C94360" w:rsidRDefault="00C61A1A" w:rsidP="00E2120D">
            <w:pPr>
              <w:spacing w:before="120" w:line="360" w:lineRule="auto"/>
              <w:jc w:val="both"/>
              <w:rPr>
                <w:b/>
                <w:bCs/>
                <w:color w:val="000000"/>
              </w:rPr>
            </w:pPr>
            <w:r w:rsidRPr="00C94360">
              <w:rPr>
                <w:b/>
                <w:bCs/>
                <w:color w:val="000000"/>
              </w:rPr>
              <w:t>18. TÁC ĐỘNG VÀ LỢI ÍCH MANG LẠI CỦA KẾT QUẢ NGHIÊN CỨU</w:t>
            </w:r>
          </w:p>
          <w:p w14:paraId="5634709F" w14:textId="77777777" w:rsidR="00C61A1A" w:rsidRPr="00C94360" w:rsidRDefault="00C61A1A" w:rsidP="00E2120D">
            <w:pPr>
              <w:spacing w:before="120" w:line="360" w:lineRule="auto"/>
              <w:jc w:val="both"/>
              <w:rPr>
                <w:bCs/>
                <w:color w:val="000000"/>
              </w:rPr>
            </w:pPr>
            <w:r w:rsidRPr="00C94360">
              <w:rPr>
                <w:bCs/>
                <w:color w:val="000000"/>
              </w:rPr>
              <w:t>18.1. Đối với lĩnh vực giáo dục và đào tạo</w:t>
            </w:r>
          </w:p>
          <w:p w14:paraId="34D1591B" w14:textId="77777777" w:rsidR="00C61A1A" w:rsidRPr="00C94360" w:rsidRDefault="00C61A1A" w:rsidP="00C61A1A">
            <w:pPr>
              <w:numPr>
                <w:ilvl w:val="0"/>
                <w:numId w:val="38"/>
              </w:numPr>
              <w:spacing w:before="120" w:line="360" w:lineRule="auto"/>
              <w:jc w:val="both"/>
              <w:rPr>
                <w:bCs/>
                <w:color w:val="000000"/>
                <w:sz w:val="26"/>
              </w:rPr>
            </w:pPr>
            <w:r w:rsidRPr="00C94360">
              <w:rPr>
                <w:bCs/>
                <w:color w:val="000000"/>
              </w:rPr>
              <w:t>Nâng cao chất lượng giáo dục đào tạo</w:t>
            </w:r>
          </w:p>
          <w:p w14:paraId="5E543660"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Tin học hóa giáo dục và đào tạo</w:t>
            </w:r>
          </w:p>
          <w:p w14:paraId="5FB6EB59"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quản lý đoàn hội hiệu quả</w:t>
            </w:r>
          </w:p>
          <w:p w14:paraId="076F9372"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để sinh viên quản lý tài liệu có hệ thống góp phần cũng cố kiến thức cho sinh viên.</w:t>
            </w:r>
          </w:p>
          <w:p w14:paraId="5E783548"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Tạo điều kiện cho sinh viên tiếp cận với ngườn tài liệu chất lượng và miễn phí.</w:t>
            </w:r>
          </w:p>
          <w:p w14:paraId="44A10630" w14:textId="77777777" w:rsidR="00C61A1A" w:rsidRPr="00C94360" w:rsidRDefault="00C61A1A" w:rsidP="00E2120D">
            <w:pPr>
              <w:spacing w:before="120" w:line="360" w:lineRule="auto"/>
              <w:jc w:val="both"/>
              <w:rPr>
                <w:bCs/>
                <w:color w:val="000000"/>
              </w:rPr>
            </w:pPr>
            <w:r w:rsidRPr="00C94360">
              <w:rPr>
                <w:bCs/>
                <w:color w:val="000000"/>
              </w:rPr>
              <w:t>18.2. Đối với lĩnh vực khoa học và công nghệ có liên quan</w:t>
            </w:r>
          </w:p>
          <w:p w14:paraId="70774304" w14:textId="77777777" w:rsidR="00C61A1A" w:rsidRPr="00C94360" w:rsidRDefault="00C61A1A" w:rsidP="00C61A1A">
            <w:pPr>
              <w:numPr>
                <w:ilvl w:val="0"/>
                <w:numId w:val="39"/>
              </w:numPr>
              <w:spacing w:before="120" w:line="360" w:lineRule="auto"/>
              <w:jc w:val="both"/>
              <w:rPr>
                <w:bCs/>
                <w:color w:val="000000"/>
                <w:sz w:val="26"/>
              </w:rPr>
            </w:pPr>
            <w:r w:rsidRPr="00C94360">
              <w:rPr>
                <w:bCs/>
                <w:color w:val="000000"/>
              </w:rPr>
              <w:t>Góp phần nghiên cứu triển khai ứng dụng công nghệ hóa, tin học hóa</w:t>
            </w:r>
          </w:p>
          <w:p w14:paraId="2A52D9A7" w14:textId="77777777" w:rsidR="00C61A1A" w:rsidRPr="00C94360" w:rsidRDefault="00C61A1A" w:rsidP="00C61A1A">
            <w:pPr>
              <w:numPr>
                <w:ilvl w:val="0"/>
                <w:numId w:val="39"/>
              </w:numPr>
              <w:spacing w:before="120" w:line="360" w:lineRule="auto"/>
              <w:jc w:val="both"/>
              <w:rPr>
                <w:bCs/>
                <w:color w:val="000000"/>
              </w:rPr>
            </w:pPr>
            <w:r w:rsidRPr="00C94360">
              <w:rPr>
                <w:bCs/>
                <w:color w:val="000000"/>
              </w:rPr>
              <w:t>Tạo tiền đề cho các hệ thống cải tiến nâng cấp về sau</w:t>
            </w:r>
          </w:p>
          <w:p w14:paraId="4774B668" w14:textId="77777777" w:rsidR="00C61A1A" w:rsidRPr="00C94360" w:rsidRDefault="00C61A1A" w:rsidP="00E2120D">
            <w:pPr>
              <w:spacing w:before="120" w:line="360" w:lineRule="auto"/>
              <w:jc w:val="both"/>
              <w:rPr>
                <w:bCs/>
                <w:color w:val="000000"/>
              </w:rPr>
            </w:pPr>
            <w:r w:rsidRPr="00C94360">
              <w:rPr>
                <w:bCs/>
                <w:color w:val="000000"/>
              </w:rPr>
              <w:t>18.3. Đối với phát triển kinh tế-xã hội</w:t>
            </w:r>
          </w:p>
          <w:p w14:paraId="63868C58" w14:textId="77777777" w:rsidR="00C61A1A" w:rsidRPr="00C94360" w:rsidRDefault="00C61A1A" w:rsidP="00E2120D">
            <w:pPr>
              <w:spacing w:line="360" w:lineRule="auto"/>
              <w:rPr>
                <w:bCs/>
                <w:color w:val="000000"/>
              </w:rPr>
            </w:pPr>
            <w:r w:rsidRPr="00C94360">
              <w:rPr>
                <w:bCs/>
                <w:color w:val="000000"/>
              </w:rPr>
              <w:t xml:space="preserve">      -     Nâng cao chất lượng đào tạo và tạo ra môi trường học tập tốt nhất cho sinh viên, cung cấp nguồn nhân lực chất lượng cho xã hội.</w:t>
            </w:r>
          </w:p>
          <w:p w14:paraId="3BC300A2" w14:textId="77777777" w:rsidR="00C61A1A" w:rsidRPr="00C94360" w:rsidRDefault="00C61A1A" w:rsidP="00E2120D">
            <w:pPr>
              <w:spacing w:before="120" w:line="360" w:lineRule="auto"/>
              <w:jc w:val="both"/>
              <w:rPr>
                <w:color w:val="000000"/>
                <w:lang w:val="nl-NL"/>
              </w:rPr>
            </w:pPr>
            <w:r w:rsidRPr="00C94360">
              <w:rPr>
                <w:bCs/>
                <w:color w:val="000000"/>
              </w:rPr>
              <w:t xml:space="preserve">18.4. </w:t>
            </w:r>
            <w:r w:rsidRPr="00C94360">
              <w:rPr>
                <w:color w:val="000000"/>
                <w:lang w:val="nl-NL"/>
              </w:rPr>
              <w:t>Đối với tổ chức chủ trì và các cơ sở ứng dụng kết quả nghiên cứu</w:t>
            </w:r>
          </w:p>
          <w:p w14:paraId="42FC1993" w14:textId="77777777" w:rsidR="00C61A1A" w:rsidRPr="00C94360" w:rsidRDefault="00C61A1A" w:rsidP="00C61A1A">
            <w:pPr>
              <w:numPr>
                <w:ilvl w:val="0"/>
                <w:numId w:val="40"/>
              </w:numPr>
              <w:spacing w:before="120" w:line="360" w:lineRule="auto"/>
              <w:jc w:val="both"/>
              <w:rPr>
                <w:bCs/>
                <w:color w:val="000000"/>
                <w:sz w:val="26"/>
              </w:rPr>
            </w:pPr>
            <w:r w:rsidRPr="00C94360">
              <w:rPr>
                <w:color w:val="000000"/>
                <w:lang w:val="nl-NL"/>
              </w:rPr>
              <w:t>Tăng tính tiện lợi của việc trao đổi, chia sẻ tài liệu, kinh nghiệm học tập</w:t>
            </w:r>
          </w:p>
          <w:p w14:paraId="5C6DE442" w14:textId="77777777" w:rsidR="00C61A1A" w:rsidRPr="00C94360" w:rsidRDefault="00C61A1A" w:rsidP="00C61A1A">
            <w:pPr>
              <w:numPr>
                <w:ilvl w:val="0"/>
                <w:numId w:val="40"/>
              </w:numPr>
              <w:spacing w:before="120" w:line="360" w:lineRule="auto"/>
              <w:jc w:val="both"/>
              <w:rPr>
                <w:bCs/>
                <w:color w:val="000000"/>
              </w:rPr>
            </w:pPr>
            <w:r w:rsidRPr="00C94360">
              <w:rPr>
                <w:bCs/>
                <w:color w:val="000000"/>
              </w:rPr>
              <w:t>Hỗ trợ lưu trữ lâu dài, tránh mất mát sai lệnh, hư hỏng tài liệu.</w:t>
            </w:r>
          </w:p>
          <w:p w14:paraId="7EDA993B" w14:textId="77777777" w:rsidR="00C61A1A" w:rsidRPr="00C94360" w:rsidRDefault="00C61A1A" w:rsidP="00E2120D">
            <w:pPr>
              <w:spacing w:before="120" w:line="360" w:lineRule="auto"/>
              <w:jc w:val="both"/>
              <w:rPr>
                <w:color w:val="000000"/>
              </w:rPr>
            </w:pPr>
          </w:p>
        </w:tc>
      </w:tr>
      <w:tr w:rsidR="00C61A1A" w:rsidRPr="00C94360" w14:paraId="08337A83" w14:textId="77777777" w:rsidTr="00E2120D">
        <w:trPr>
          <w:trHeight w:val="2117"/>
        </w:trPr>
        <w:tc>
          <w:tcPr>
            <w:tcW w:w="10031" w:type="dxa"/>
            <w:gridSpan w:val="11"/>
            <w:noWrap/>
          </w:tcPr>
          <w:p w14:paraId="52424A39"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19. KINH PHÍ THỰC HIỆN ĐỀ TÀI VÀ NGUỒN KINH PHÍ </w:t>
            </w:r>
          </w:p>
          <w:p w14:paraId="542640A0" w14:textId="77777777" w:rsidR="00C61A1A" w:rsidRPr="00C94360" w:rsidRDefault="00C61A1A" w:rsidP="00E2120D">
            <w:pPr>
              <w:spacing w:before="120" w:line="360" w:lineRule="auto"/>
              <w:jc w:val="both"/>
              <w:rPr>
                <w:b/>
                <w:bCs/>
                <w:color w:val="000000"/>
              </w:rPr>
            </w:pPr>
            <w:r w:rsidRPr="00C94360">
              <w:rPr>
                <w:b/>
                <w:bCs/>
                <w:color w:val="000000"/>
              </w:rPr>
              <w:t xml:space="preserve">Kinh phí thực hiện đề tài: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 đồng.</w:t>
            </w:r>
          </w:p>
          <w:p w14:paraId="5A8A24BF" w14:textId="77777777" w:rsidR="00C61A1A" w:rsidRPr="00C94360" w:rsidRDefault="00C61A1A" w:rsidP="00E2120D">
            <w:pPr>
              <w:spacing w:before="120" w:line="360" w:lineRule="auto"/>
              <w:jc w:val="both"/>
              <w:rPr>
                <w:color w:val="000000"/>
              </w:rPr>
            </w:pPr>
            <w:r w:rsidRPr="00C94360">
              <w:rPr>
                <w:color w:val="000000"/>
              </w:rPr>
              <w:t>Trong đó:</w:t>
            </w:r>
          </w:p>
          <w:p w14:paraId="00B09F70" w14:textId="77777777" w:rsidR="00C61A1A" w:rsidRPr="00C94360" w:rsidRDefault="00C61A1A" w:rsidP="00E2120D">
            <w:pPr>
              <w:spacing w:before="120" w:line="360" w:lineRule="auto"/>
              <w:jc w:val="both"/>
              <w:rPr>
                <w:color w:val="000000"/>
              </w:rPr>
            </w:pPr>
            <w:r w:rsidRPr="00C94360">
              <w:rPr>
                <w:color w:val="000000"/>
              </w:rPr>
              <w:t xml:space="preserve">    Kinh phí Trường cấp: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w:t>
            </w:r>
            <w:r w:rsidRPr="00C94360">
              <w:rPr>
                <w:color w:val="000000"/>
              </w:rPr>
              <w:t xml:space="preserve"> đồng.                              </w:t>
            </w:r>
          </w:p>
          <w:p w14:paraId="12E13C52" w14:textId="77777777" w:rsidR="00C61A1A" w:rsidRPr="00C94360" w:rsidRDefault="00C61A1A" w:rsidP="00E2120D">
            <w:pPr>
              <w:spacing w:before="120" w:line="360" w:lineRule="auto"/>
              <w:jc w:val="both"/>
              <w:rPr>
                <w:color w:val="000000"/>
              </w:rPr>
            </w:pPr>
            <w:r w:rsidRPr="00C94360">
              <w:rPr>
                <w:color w:val="000000"/>
              </w:rPr>
              <w:t xml:space="preserve">    Các nguồn khác: 0 đồng.</w:t>
            </w:r>
          </w:p>
          <w:p w14:paraId="65D3C4D8" w14:textId="77777777" w:rsidR="00C61A1A" w:rsidRPr="00C94360" w:rsidRDefault="00C61A1A" w:rsidP="00E2120D">
            <w:pPr>
              <w:spacing w:before="120" w:line="360" w:lineRule="auto"/>
              <w:jc w:val="right"/>
              <w:rPr>
                <w:i/>
                <w:color w:val="000000"/>
              </w:rPr>
            </w:pPr>
            <w:r w:rsidRPr="00C94360">
              <w:rPr>
                <w:i/>
                <w:color w:val="000000"/>
              </w:rPr>
              <w:t>Đơn vị tính: đồng</w:t>
            </w:r>
          </w:p>
        </w:tc>
      </w:tr>
      <w:tr w:rsidR="00C61A1A" w:rsidRPr="00C94360" w14:paraId="0036309A" w14:textId="77777777" w:rsidTr="00E2120D">
        <w:trPr>
          <w:cantSplit/>
          <w:trHeight w:val="319"/>
        </w:trPr>
        <w:tc>
          <w:tcPr>
            <w:tcW w:w="532" w:type="dxa"/>
            <w:vMerge w:val="restart"/>
            <w:tcBorders>
              <w:right w:val="single" w:sz="4" w:space="0" w:color="auto"/>
            </w:tcBorders>
            <w:noWrap/>
            <w:vAlign w:val="center"/>
          </w:tcPr>
          <w:p w14:paraId="39EF9BE7" w14:textId="77777777" w:rsidR="00C61A1A" w:rsidRPr="00C94360" w:rsidRDefault="00C61A1A" w:rsidP="00E2120D">
            <w:pPr>
              <w:keepNext/>
              <w:spacing w:line="360" w:lineRule="auto"/>
              <w:jc w:val="center"/>
              <w:outlineLvl w:val="0"/>
              <w:rPr>
                <w:b/>
                <w:bCs/>
                <w:color w:val="000000"/>
              </w:rPr>
            </w:pPr>
            <w:r w:rsidRPr="00C94360">
              <w:rPr>
                <w:b/>
                <w:bCs/>
                <w:color w:val="000000"/>
              </w:rPr>
              <w:t>Stt</w:t>
            </w:r>
          </w:p>
        </w:tc>
        <w:tc>
          <w:tcPr>
            <w:tcW w:w="4904" w:type="dxa"/>
            <w:gridSpan w:val="4"/>
            <w:vMerge w:val="restart"/>
            <w:tcBorders>
              <w:top w:val="single" w:sz="4" w:space="0" w:color="auto"/>
              <w:left w:val="single" w:sz="4" w:space="0" w:color="auto"/>
              <w:right w:val="single" w:sz="4" w:space="0" w:color="auto"/>
            </w:tcBorders>
            <w:vAlign w:val="center"/>
          </w:tcPr>
          <w:p w14:paraId="383CBC1E" w14:textId="77777777" w:rsidR="00C61A1A" w:rsidRPr="00C94360" w:rsidRDefault="00C61A1A" w:rsidP="00E2120D">
            <w:pPr>
              <w:keepNext/>
              <w:spacing w:line="360" w:lineRule="auto"/>
              <w:jc w:val="center"/>
              <w:outlineLvl w:val="0"/>
              <w:rPr>
                <w:b/>
                <w:bCs/>
                <w:color w:val="000000"/>
              </w:rPr>
            </w:pPr>
            <w:r w:rsidRPr="00C94360">
              <w:rPr>
                <w:b/>
                <w:bCs/>
                <w:color w:val="000000"/>
              </w:rPr>
              <w:t>Khoản chi, nội dung chi</w:t>
            </w:r>
          </w:p>
        </w:tc>
        <w:tc>
          <w:tcPr>
            <w:tcW w:w="1701" w:type="dxa"/>
            <w:gridSpan w:val="3"/>
            <w:vMerge w:val="restart"/>
            <w:tcBorders>
              <w:top w:val="single" w:sz="4" w:space="0" w:color="auto"/>
              <w:left w:val="single" w:sz="4" w:space="0" w:color="auto"/>
              <w:right w:val="single" w:sz="4" w:space="0" w:color="auto"/>
            </w:tcBorders>
            <w:vAlign w:val="center"/>
          </w:tcPr>
          <w:p w14:paraId="0D09A484" w14:textId="77777777" w:rsidR="00C61A1A" w:rsidRPr="00C94360" w:rsidRDefault="00C61A1A" w:rsidP="00E2120D">
            <w:pPr>
              <w:keepNext/>
              <w:spacing w:line="360" w:lineRule="auto"/>
              <w:jc w:val="center"/>
              <w:outlineLvl w:val="0"/>
              <w:rPr>
                <w:b/>
                <w:bCs/>
                <w:color w:val="000000"/>
              </w:rPr>
            </w:pPr>
            <w:r w:rsidRPr="00C94360">
              <w:rPr>
                <w:b/>
                <w:bCs/>
                <w:color w:val="000000"/>
              </w:rPr>
              <w:t>Tổng kinh phí</w:t>
            </w:r>
          </w:p>
        </w:tc>
        <w:tc>
          <w:tcPr>
            <w:tcW w:w="2894" w:type="dxa"/>
            <w:gridSpan w:val="3"/>
            <w:tcBorders>
              <w:top w:val="single" w:sz="4" w:space="0" w:color="auto"/>
              <w:left w:val="single" w:sz="4" w:space="0" w:color="auto"/>
              <w:bottom w:val="single" w:sz="4" w:space="0" w:color="auto"/>
            </w:tcBorders>
            <w:vAlign w:val="center"/>
          </w:tcPr>
          <w:p w14:paraId="45F918B8" w14:textId="77777777" w:rsidR="00C61A1A" w:rsidRPr="00C94360" w:rsidRDefault="00C61A1A" w:rsidP="00E2120D">
            <w:pPr>
              <w:keepNext/>
              <w:spacing w:line="360" w:lineRule="auto"/>
              <w:jc w:val="center"/>
              <w:outlineLvl w:val="0"/>
              <w:rPr>
                <w:b/>
                <w:bCs/>
                <w:color w:val="000000"/>
              </w:rPr>
            </w:pPr>
            <w:r w:rsidRPr="00C94360">
              <w:rPr>
                <w:b/>
                <w:bCs/>
                <w:color w:val="000000"/>
              </w:rPr>
              <w:t>Nguồn kinh phí</w:t>
            </w:r>
          </w:p>
        </w:tc>
      </w:tr>
      <w:tr w:rsidR="00C61A1A" w:rsidRPr="00C94360" w14:paraId="09911E63" w14:textId="77777777" w:rsidTr="00E2120D">
        <w:trPr>
          <w:cantSplit/>
          <w:trHeight w:val="445"/>
        </w:trPr>
        <w:tc>
          <w:tcPr>
            <w:tcW w:w="532" w:type="dxa"/>
            <w:vMerge/>
            <w:tcBorders>
              <w:right w:val="single" w:sz="4" w:space="0" w:color="auto"/>
            </w:tcBorders>
            <w:noWrap/>
            <w:vAlign w:val="center"/>
          </w:tcPr>
          <w:p w14:paraId="39F32AAF" w14:textId="77777777" w:rsidR="00C61A1A" w:rsidRPr="00C94360" w:rsidRDefault="00C61A1A" w:rsidP="00E2120D">
            <w:pPr>
              <w:keepNext/>
              <w:spacing w:line="360" w:lineRule="auto"/>
              <w:jc w:val="center"/>
              <w:outlineLvl w:val="0"/>
              <w:rPr>
                <w:b/>
                <w:bCs/>
                <w:color w:val="000000"/>
              </w:rPr>
            </w:pPr>
          </w:p>
        </w:tc>
        <w:tc>
          <w:tcPr>
            <w:tcW w:w="4904" w:type="dxa"/>
            <w:gridSpan w:val="4"/>
            <w:vMerge/>
            <w:tcBorders>
              <w:left w:val="single" w:sz="4" w:space="0" w:color="auto"/>
              <w:right w:val="single" w:sz="4" w:space="0" w:color="auto"/>
            </w:tcBorders>
            <w:vAlign w:val="center"/>
          </w:tcPr>
          <w:p w14:paraId="40B951E5" w14:textId="77777777" w:rsidR="00C61A1A" w:rsidRPr="00C94360" w:rsidRDefault="00C61A1A" w:rsidP="00E2120D">
            <w:pPr>
              <w:keepNext/>
              <w:spacing w:line="360" w:lineRule="auto"/>
              <w:jc w:val="center"/>
              <w:outlineLvl w:val="0"/>
              <w:rPr>
                <w:b/>
                <w:bCs/>
                <w:color w:val="000000"/>
              </w:rPr>
            </w:pPr>
          </w:p>
        </w:tc>
        <w:tc>
          <w:tcPr>
            <w:tcW w:w="1701" w:type="dxa"/>
            <w:gridSpan w:val="3"/>
            <w:vMerge/>
            <w:tcBorders>
              <w:left w:val="single" w:sz="4" w:space="0" w:color="auto"/>
              <w:right w:val="single" w:sz="4" w:space="0" w:color="auto"/>
            </w:tcBorders>
            <w:vAlign w:val="center"/>
          </w:tcPr>
          <w:p w14:paraId="208789A5" w14:textId="77777777" w:rsidR="00C61A1A" w:rsidRPr="00C94360" w:rsidRDefault="00C61A1A" w:rsidP="00E2120D">
            <w:pPr>
              <w:keepNext/>
              <w:spacing w:line="360" w:lineRule="auto"/>
              <w:jc w:val="center"/>
              <w:outlineLvl w:val="0"/>
              <w:rPr>
                <w:b/>
                <w:bCs/>
                <w:color w:val="000000"/>
              </w:rPr>
            </w:pPr>
          </w:p>
        </w:tc>
        <w:tc>
          <w:tcPr>
            <w:tcW w:w="1701" w:type="dxa"/>
            <w:gridSpan w:val="2"/>
            <w:tcBorders>
              <w:top w:val="single" w:sz="4" w:space="0" w:color="auto"/>
              <w:left w:val="single" w:sz="4" w:space="0" w:color="auto"/>
              <w:right w:val="single" w:sz="4" w:space="0" w:color="auto"/>
            </w:tcBorders>
            <w:vAlign w:val="center"/>
          </w:tcPr>
          <w:p w14:paraId="0AB8556A" w14:textId="77777777" w:rsidR="00C61A1A" w:rsidRPr="00C94360" w:rsidRDefault="00C61A1A" w:rsidP="00E2120D">
            <w:pPr>
              <w:keepNext/>
              <w:spacing w:line="360" w:lineRule="auto"/>
              <w:jc w:val="center"/>
              <w:outlineLvl w:val="0"/>
              <w:rPr>
                <w:b/>
                <w:bCs/>
                <w:color w:val="000000"/>
              </w:rPr>
            </w:pPr>
            <w:r w:rsidRPr="00C94360">
              <w:rPr>
                <w:b/>
                <w:bCs/>
                <w:color w:val="000000"/>
              </w:rPr>
              <w:t>Kinh phí</w:t>
            </w:r>
          </w:p>
          <w:p w14:paraId="5CB16825" w14:textId="77777777" w:rsidR="00C61A1A" w:rsidRPr="00C94360" w:rsidRDefault="00C61A1A" w:rsidP="00E2120D">
            <w:pPr>
              <w:keepNext/>
              <w:spacing w:line="360" w:lineRule="auto"/>
              <w:jc w:val="center"/>
              <w:outlineLvl w:val="0"/>
              <w:rPr>
                <w:b/>
                <w:bCs/>
                <w:color w:val="000000"/>
              </w:rPr>
            </w:pPr>
            <w:r w:rsidRPr="00C94360">
              <w:rPr>
                <w:b/>
                <w:bCs/>
                <w:color w:val="000000"/>
              </w:rPr>
              <w:t>Trường cấp</w:t>
            </w:r>
          </w:p>
        </w:tc>
        <w:tc>
          <w:tcPr>
            <w:tcW w:w="1193" w:type="dxa"/>
            <w:tcBorders>
              <w:top w:val="single" w:sz="4" w:space="0" w:color="auto"/>
              <w:left w:val="single" w:sz="4" w:space="0" w:color="auto"/>
            </w:tcBorders>
            <w:vAlign w:val="center"/>
          </w:tcPr>
          <w:p w14:paraId="1CF54CD4" w14:textId="77777777" w:rsidR="00C61A1A" w:rsidRPr="00C94360" w:rsidRDefault="00C61A1A" w:rsidP="00E2120D">
            <w:pPr>
              <w:keepNext/>
              <w:spacing w:line="360" w:lineRule="auto"/>
              <w:jc w:val="center"/>
              <w:outlineLvl w:val="0"/>
              <w:rPr>
                <w:b/>
                <w:bCs/>
                <w:color w:val="000000"/>
              </w:rPr>
            </w:pPr>
            <w:r w:rsidRPr="00C94360">
              <w:rPr>
                <w:b/>
                <w:bCs/>
                <w:color w:val="000000"/>
              </w:rPr>
              <w:t>Các nguồn khác</w:t>
            </w:r>
          </w:p>
        </w:tc>
      </w:tr>
      <w:tr w:rsidR="00C61A1A" w:rsidRPr="00C94360" w14:paraId="7FCD7CEF" w14:textId="77777777" w:rsidTr="00E2120D">
        <w:trPr>
          <w:trHeight w:val="150"/>
        </w:trPr>
        <w:tc>
          <w:tcPr>
            <w:tcW w:w="532" w:type="dxa"/>
            <w:tcBorders>
              <w:bottom w:val="nil"/>
              <w:right w:val="single" w:sz="4" w:space="0" w:color="auto"/>
            </w:tcBorders>
            <w:noWrap/>
          </w:tcPr>
          <w:p w14:paraId="1F476660"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1</w:t>
            </w:r>
          </w:p>
        </w:tc>
        <w:tc>
          <w:tcPr>
            <w:tcW w:w="4904" w:type="dxa"/>
            <w:gridSpan w:val="4"/>
            <w:tcBorders>
              <w:left w:val="single" w:sz="4" w:space="0" w:color="auto"/>
              <w:right w:val="single" w:sz="4" w:space="0" w:color="auto"/>
            </w:tcBorders>
          </w:tcPr>
          <w:p w14:paraId="112F4360" w14:textId="77777777" w:rsidR="00C61A1A" w:rsidRPr="00C94360" w:rsidRDefault="00C61A1A" w:rsidP="00E2120D">
            <w:pPr>
              <w:keepNext/>
              <w:spacing w:before="60" w:after="60" w:line="360" w:lineRule="auto"/>
              <w:outlineLvl w:val="0"/>
              <w:rPr>
                <w:b/>
                <w:bCs/>
                <w:color w:val="000000"/>
              </w:rPr>
            </w:pPr>
            <w:r w:rsidRPr="00C94360">
              <w:rPr>
                <w:bCs/>
                <w:color w:val="000000"/>
              </w:rPr>
              <w:t xml:space="preserve">Chi mua vật tư, nguyên, nhiên, vật liệu </w:t>
            </w:r>
          </w:p>
        </w:tc>
        <w:tc>
          <w:tcPr>
            <w:tcW w:w="1701" w:type="dxa"/>
            <w:gridSpan w:val="3"/>
            <w:tcBorders>
              <w:left w:val="single" w:sz="4" w:space="0" w:color="auto"/>
              <w:right w:val="single" w:sz="4" w:space="0" w:color="auto"/>
            </w:tcBorders>
          </w:tcPr>
          <w:p w14:paraId="5D386CD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701" w:type="dxa"/>
            <w:gridSpan w:val="2"/>
            <w:tcBorders>
              <w:left w:val="single" w:sz="4" w:space="0" w:color="auto"/>
              <w:right w:val="single" w:sz="4" w:space="0" w:color="auto"/>
            </w:tcBorders>
          </w:tcPr>
          <w:p w14:paraId="58B3C845"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193" w:type="dxa"/>
            <w:tcBorders>
              <w:left w:val="single" w:sz="4" w:space="0" w:color="auto"/>
            </w:tcBorders>
          </w:tcPr>
          <w:p w14:paraId="0416F54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78F4924A" w14:textId="77777777" w:rsidTr="00E2120D">
        <w:trPr>
          <w:trHeight w:val="150"/>
        </w:trPr>
        <w:tc>
          <w:tcPr>
            <w:tcW w:w="532" w:type="dxa"/>
            <w:tcBorders>
              <w:bottom w:val="nil"/>
              <w:right w:val="single" w:sz="4" w:space="0" w:color="auto"/>
            </w:tcBorders>
            <w:noWrap/>
          </w:tcPr>
          <w:p w14:paraId="093EE798"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2</w:t>
            </w:r>
          </w:p>
        </w:tc>
        <w:tc>
          <w:tcPr>
            <w:tcW w:w="4904" w:type="dxa"/>
            <w:gridSpan w:val="4"/>
            <w:tcBorders>
              <w:left w:val="single" w:sz="4" w:space="0" w:color="auto"/>
              <w:right w:val="single" w:sz="4" w:space="0" w:color="auto"/>
            </w:tcBorders>
          </w:tcPr>
          <w:p w14:paraId="4D4774FB" w14:textId="77777777" w:rsidR="00C61A1A" w:rsidRPr="00C94360" w:rsidRDefault="00C61A1A" w:rsidP="00E2120D">
            <w:pPr>
              <w:keepNext/>
              <w:spacing w:before="60" w:after="60" w:line="360" w:lineRule="auto"/>
              <w:outlineLvl w:val="0"/>
              <w:rPr>
                <w:b/>
                <w:bCs/>
                <w:color w:val="000000"/>
              </w:rPr>
            </w:pPr>
            <w:r w:rsidRPr="00C94360">
              <w:rPr>
                <w:bCs/>
                <w:color w:val="000000"/>
              </w:rPr>
              <w:t>Chi tiền công lao động trực tiếp</w:t>
            </w:r>
          </w:p>
        </w:tc>
        <w:tc>
          <w:tcPr>
            <w:tcW w:w="1701" w:type="dxa"/>
            <w:gridSpan w:val="3"/>
            <w:tcBorders>
              <w:left w:val="single" w:sz="4" w:space="0" w:color="auto"/>
              <w:right w:val="single" w:sz="4" w:space="0" w:color="auto"/>
            </w:tcBorders>
          </w:tcPr>
          <w:p w14:paraId="495F94F4"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701" w:type="dxa"/>
            <w:gridSpan w:val="2"/>
            <w:tcBorders>
              <w:left w:val="single" w:sz="4" w:space="0" w:color="auto"/>
              <w:right w:val="single" w:sz="4" w:space="0" w:color="auto"/>
            </w:tcBorders>
          </w:tcPr>
          <w:p w14:paraId="72E2315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193" w:type="dxa"/>
            <w:tcBorders>
              <w:left w:val="single" w:sz="4" w:space="0" w:color="auto"/>
            </w:tcBorders>
          </w:tcPr>
          <w:p w14:paraId="6A8B3170"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ADD66C5" w14:textId="77777777" w:rsidTr="00E2120D">
        <w:trPr>
          <w:trHeight w:val="150"/>
        </w:trPr>
        <w:tc>
          <w:tcPr>
            <w:tcW w:w="532" w:type="dxa"/>
            <w:tcBorders>
              <w:right w:val="single" w:sz="4" w:space="0" w:color="auto"/>
            </w:tcBorders>
            <w:noWrap/>
          </w:tcPr>
          <w:p w14:paraId="599D23B5"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3</w:t>
            </w:r>
          </w:p>
        </w:tc>
        <w:tc>
          <w:tcPr>
            <w:tcW w:w="4904" w:type="dxa"/>
            <w:gridSpan w:val="4"/>
            <w:tcBorders>
              <w:left w:val="single" w:sz="4" w:space="0" w:color="auto"/>
              <w:right w:val="single" w:sz="4" w:space="0" w:color="auto"/>
            </w:tcBorders>
          </w:tcPr>
          <w:p w14:paraId="7C6FB649" w14:textId="77777777" w:rsidR="00C61A1A" w:rsidRPr="00C94360" w:rsidRDefault="00C61A1A" w:rsidP="00E2120D">
            <w:pPr>
              <w:keepNext/>
              <w:spacing w:before="60" w:after="60" w:line="360" w:lineRule="auto"/>
              <w:outlineLvl w:val="0"/>
              <w:rPr>
                <w:b/>
                <w:bCs/>
                <w:color w:val="000000"/>
              </w:rPr>
            </w:pPr>
            <w:r w:rsidRPr="00C94360">
              <w:rPr>
                <w:color w:val="000000"/>
              </w:rPr>
              <w:t>Chi văn phòng, phẩm, thông tin liên lạc, in ấn</w:t>
            </w:r>
          </w:p>
        </w:tc>
        <w:tc>
          <w:tcPr>
            <w:tcW w:w="1701" w:type="dxa"/>
            <w:gridSpan w:val="3"/>
            <w:tcBorders>
              <w:left w:val="single" w:sz="4" w:space="0" w:color="auto"/>
              <w:right w:val="single" w:sz="4" w:space="0" w:color="auto"/>
            </w:tcBorders>
          </w:tcPr>
          <w:p w14:paraId="64B0FF0F"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701" w:type="dxa"/>
            <w:gridSpan w:val="2"/>
            <w:tcBorders>
              <w:left w:val="single" w:sz="4" w:space="0" w:color="auto"/>
              <w:right w:val="single" w:sz="4" w:space="0" w:color="auto"/>
            </w:tcBorders>
          </w:tcPr>
          <w:p w14:paraId="7535DC0E"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193" w:type="dxa"/>
            <w:tcBorders>
              <w:left w:val="single" w:sz="4" w:space="0" w:color="auto"/>
            </w:tcBorders>
          </w:tcPr>
          <w:p w14:paraId="2E47FDB9"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3774B9B4" w14:textId="77777777" w:rsidTr="00E2120D">
        <w:trPr>
          <w:trHeight w:val="150"/>
        </w:trPr>
        <w:tc>
          <w:tcPr>
            <w:tcW w:w="532" w:type="dxa"/>
            <w:tcBorders>
              <w:right w:val="single" w:sz="4" w:space="0" w:color="auto"/>
            </w:tcBorders>
            <w:noWrap/>
          </w:tcPr>
          <w:p w14:paraId="3ABC4EC3"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4</w:t>
            </w:r>
          </w:p>
        </w:tc>
        <w:tc>
          <w:tcPr>
            <w:tcW w:w="4904" w:type="dxa"/>
            <w:gridSpan w:val="4"/>
            <w:tcBorders>
              <w:left w:val="single" w:sz="4" w:space="0" w:color="auto"/>
              <w:right w:val="single" w:sz="4" w:space="0" w:color="auto"/>
            </w:tcBorders>
          </w:tcPr>
          <w:p w14:paraId="65265558" w14:textId="77777777" w:rsidR="00C61A1A" w:rsidRPr="00C94360" w:rsidRDefault="00C61A1A" w:rsidP="00E2120D">
            <w:pPr>
              <w:keepNext/>
              <w:spacing w:before="60" w:after="60" w:line="360" w:lineRule="auto"/>
              <w:outlineLvl w:val="0"/>
              <w:rPr>
                <w:b/>
                <w:bCs/>
                <w:color w:val="000000"/>
              </w:rPr>
            </w:pPr>
            <w:r w:rsidRPr="00C94360">
              <w:rPr>
                <w:color w:val="000000"/>
              </w:rPr>
              <w:t>Chi họp hội đồng đánh giá, nghiệm thu</w:t>
            </w:r>
          </w:p>
        </w:tc>
        <w:tc>
          <w:tcPr>
            <w:tcW w:w="1701" w:type="dxa"/>
            <w:gridSpan w:val="3"/>
            <w:tcBorders>
              <w:left w:val="single" w:sz="4" w:space="0" w:color="auto"/>
              <w:right w:val="single" w:sz="4" w:space="0" w:color="auto"/>
            </w:tcBorders>
          </w:tcPr>
          <w:p w14:paraId="0AA50E41"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701" w:type="dxa"/>
            <w:gridSpan w:val="2"/>
            <w:tcBorders>
              <w:left w:val="single" w:sz="4" w:space="0" w:color="auto"/>
              <w:right w:val="single" w:sz="4" w:space="0" w:color="auto"/>
            </w:tcBorders>
          </w:tcPr>
          <w:p w14:paraId="79207BB2"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193" w:type="dxa"/>
            <w:tcBorders>
              <w:left w:val="single" w:sz="4" w:space="0" w:color="auto"/>
            </w:tcBorders>
          </w:tcPr>
          <w:p w14:paraId="6E3662A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4E173EA" w14:textId="77777777" w:rsidTr="00E2120D">
        <w:trPr>
          <w:trHeight w:val="150"/>
        </w:trPr>
        <w:tc>
          <w:tcPr>
            <w:tcW w:w="532" w:type="dxa"/>
            <w:tcBorders>
              <w:top w:val="single" w:sz="4" w:space="0" w:color="auto"/>
              <w:left w:val="single" w:sz="4" w:space="0" w:color="auto"/>
              <w:bottom w:val="single" w:sz="4" w:space="0" w:color="auto"/>
              <w:right w:val="single" w:sz="4" w:space="0" w:color="auto"/>
            </w:tcBorders>
            <w:noWrap/>
          </w:tcPr>
          <w:p w14:paraId="1404F80C" w14:textId="77777777" w:rsidR="00C61A1A" w:rsidRPr="00C94360" w:rsidRDefault="00C61A1A" w:rsidP="00E2120D">
            <w:pPr>
              <w:keepNext/>
              <w:spacing w:before="60" w:after="60" w:line="360" w:lineRule="auto"/>
              <w:jc w:val="center"/>
              <w:outlineLvl w:val="0"/>
              <w:rPr>
                <w:bCs/>
                <w:color w:val="000000"/>
              </w:rPr>
            </w:pPr>
          </w:p>
        </w:tc>
        <w:tc>
          <w:tcPr>
            <w:tcW w:w="4904" w:type="dxa"/>
            <w:gridSpan w:val="4"/>
            <w:tcBorders>
              <w:top w:val="single" w:sz="4" w:space="0" w:color="auto"/>
              <w:left w:val="single" w:sz="4" w:space="0" w:color="auto"/>
              <w:bottom w:val="single" w:sz="4" w:space="0" w:color="auto"/>
              <w:right w:val="single" w:sz="4" w:space="0" w:color="auto"/>
            </w:tcBorders>
          </w:tcPr>
          <w:p w14:paraId="1DACAD0B" w14:textId="77777777" w:rsidR="00C61A1A" w:rsidRPr="00C94360" w:rsidRDefault="00C61A1A" w:rsidP="00E2120D">
            <w:pPr>
              <w:keepNext/>
              <w:spacing w:before="60" w:after="60" w:line="360" w:lineRule="auto"/>
              <w:outlineLvl w:val="0"/>
              <w:rPr>
                <w:b/>
                <w:bCs/>
                <w:color w:val="000000"/>
              </w:rPr>
            </w:pPr>
            <w:r w:rsidRPr="00C94360">
              <w:rPr>
                <w:b/>
                <w:color w:val="000000"/>
              </w:rPr>
              <w:t xml:space="preserve">Tổng cộng </w:t>
            </w:r>
          </w:p>
        </w:tc>
        <w:tc>
          <w:tcPr>
            <w:tcW w:w="1701" w:type="dxa"/>
            <w:gridSpan w:val="3"/>
            <w:tcBorders>
              <w:top w:val="single" w:sz="4" w:space="0" w:color="auto"/>
              <w:left w:val="single" w:sz="4" w:space="0" w:color="auto"/>
              <w:bottom w:val="single" w:sz="4" w:space="0" w:color="auto"/>
              <w:right w:val="single" w:sz="4" w:space="0" w:color="auto"/>
            </w:tcBorders>
          </w:tcPr>
          <w:p w14:paraId="047739D2" w14:textId="77777777" w:rsidR="00C61A1A" w:rsidRPr="00C94360" w:rsidRDefault="00C61A1A" w:rsidP="00E2120D">
            <w:pPr>
              <w:keepNext/>
              <w:spacing w:before="60" w:after="60" w:line="360" w:lineRule="auto"/>
              <w:jc w:val="right"/>
              <w:outlineLvl w:val="0"/>
              <w:rPr>
                <w:b/>
                <w:bCs/>
                <w:color w:val="000000"/>
              </w:rPr>
            </w:pPr>
            <w:r w:rsidRPr="00F923D3">
              <w:rPr>
                <w:b/>
                <w:bCs/>
                <w:color w:val="000000"/>
              </w:rPr>
              <w:t>14.250</w:t>
            </w:r>
            <w:r>
              <w:rPr>
                <w:b/>
                <w:bCs/>
                <w:color w:val="000000"/>
              </w:rPr>
              <w:t>.000</w:t>
            </w:r>
          </w:p>
        </w:tc>
        <w:tc>
          <w:tcPr>
            <w:tcW w:w="1701" w:type="dxa"/>
            <w:gridSpan w:val="2"/>
            <w:tcBorders>
              <w:top w:val="single" w:sz="4" w:space="0" w:color="auto"/>
              <w:left w:val="single" w:sz="4" w:space="0" w:color="auto"/>
              <w:bottom w:val="single" w:sz="4" w:space="0" w:color="auto"/>
              <w:right w:val="single" w:sz="4" w:space="0" w:color="auto"/>
            </w:tcBorders>
          </w:tcPr>
          <w:p w14:paraId="6CF1D0F4" w14:textId="77777777" w:rsidR="00C61A1A" w:rsidRPr="00C94360" w:rsidRDefault="00C61A1A" w:rsidP="00E2120D">
            <w:pPr>
              <w:keepNext/>
              <w:spacing w:before="60" w:after="60" w:line="360" w:lineRule="auto"/>
              <w:jc w:val="right"/>
              <w:outlineLvl w:val="0"/>
              <w:rPr>
                <w:b/>
                <w:bCs/>
                <w:color w:val="000000"/>
              </w:rPr>
            </w:pPr>
            <w:r w:rsidRPr="0066327E">
              <w:rPr>
                <w:b/>
                <w:bCs/>
                <w:color w:val="000000"/>
              </w:rPr>
              <w:t>14.250</w:t>
            </w:r>
            <w:r>
              <w:rPr>
                <w:b/>
                <w:bCs/>
                <w:color w:val="000000"/>
              </w:rPr>
              <w:t>.000</w:t>
            </w:r>
          </w:p>
        </w:tc>
        <w:tc>
          <w:tcPr>
            <w:tcW w:w="1193" w:type="dxa"/>
            <w:tcBorders>
              <w:top w:val="single" w:sz="4" w:space="0" w:color="auto"/>
              <w:left w:val="single" w:sz="4" w:space="0" w:color="auto"/>
              <w:bottom w:val="single" w:sz="4" w:space="0" w:color="auto"/>
              <w:right w:val="single" w:sz="4" w:space="0" w:color="auto"/>
            </w:tcBorders>
          </w:tcPr>
          <w:p w14:paraId="13EA0C2A" w14:textId="77777777" w:rsidR="00C61A1A" w:rsidRPr="00C94360" w:rsidRDefault="00C61A1A" w:rsidP="00E2120D">
            <w:pPr>
              <w:keepNext/>
              <w:spacing w:before="60" w:after="60" w:line="360" w:lineRule="auto"/>
              <w:jc w:val="right"/>
              <w:outlineLvl w:val="0"/>
              <w:rPr>
                <w:b/>
                <w:bCs/>
                <w:color w:val="000000"/>
              </w:rPr>
            </w:pPr>
            <w:r w:rsidRPr="00C94360">
              <w:rPr>
                <w:b/>
                <w:bCs/>
                <w:color w:val="000000"/>
              </w:rPr>
              <w:t>0</w:t>
            </w:r>
          </w:p>
        </w:tc>
      </w:tr>
    </w:tbl>
    <w:p w14:paraId="28288484" w14:textId="77777777" w:rsidR="00C61A1A" w:rsidRPr="00C94360" w:rsidRDefault="00C61A1A" w:rsidP="00C61A1A">
      <w:pPr>
        <w:pStyle w:val="Title"/>
        <w:tabs>
          <w:tab w:val="center" w:pos="1276"/>
          <w:tab w:val="center" w:pos="4395"/>
          <w:tab w:val="center" w:pos="7938"/>
        </w:tabs>
        <w:spacing w:before="120" w:after="0" w:line="360" w:lineRule="auto"/>
        <w:jc w:val="both"/>
        <w:rPr>
          <w:b w:val="0"/>
          <w:i/>
          <w:color w:val="000000"/>
          <w:sz w:val="26"/>
          <w:szCs w:val="26"/>
          <w:lang w:val="nl-NL"/>
        </w:rPr>
      </w:pPr>
      <w:r w:rsidRPr="00C94360">
        <w:rPr>
          <w:b w:val="0"/>
          <w:color w:val="000000"/>
          <w:sz w:val="26"/>
          <w:szCs w:val="26"/>
          <w:lang w:val="nl-NL"/>
        </w:rPr>
        <w:tab/>
      </w:r>
      <w:r w:rsidRPr="00C94360">
        <w:rPr>
          <w:b w:val="0"/>
          <w:color w:val="000000"/>
          <w:sz w:val="26"/>
          <w:szCs w:val="26"/>
          <w:lang w:val="nl-NL"/>
        </w:rPr>
        <w:tab/>
      </w:r>
      <w:r w:rsidRPr="00C94360">
        <w:rPr>
          <w:b w:val="0"/>
          <w:color w:val="000000"/>
          <w:sz w:val="26"/>
          <w:szCs w:val="26"/>
          <w:lang w:val="nl-NL"/>
        </w:rPr>
        <w:tab/>
      </w:r>
      <w:r w:rsidRPr="00C94360">
        <w:rPr>
          <w:b w:val="0"/>
          <w:i/>
          <w:color w:val="000000"/>
          <w:sz w:val="26"/>
          <w:szCs w:val="26"/>
          <w:lang w:val="nl-NL"/>
        </w:rPr>
        <w:t>Ngày</w:t>
      </w:r>
      <w:r>
        <w:rPr>
          <w:b w:val="0"/>
          <w:i/>
          <w:color w:val="000000"/>
          <w:sz w:val="26"/>
          <w:szCs w:val="26"/>
          <w:lang w:val="nl-NL"/>
        </w:rPr>
        <w:t xml:space="preserve"> 01 </w:t>
      </w:r>
      <w:r w:rsidRPr="00C94360">
        <w:rPr>
          <w:b w:val="0"/>
          <w:i/>
          <w:color w:val="000000"/>
          <w:sz w:val="26"/>
          <w:szCs w:val="26"/>
          <w:lang w:val="nl-NL"/>
        </w:rPr>
        <w:t xml:space="preserve">tháng </w:t>
      </w:r>
      <w:r>
        <w:rPr>
          <w:b w:val="0"/>
          <w:i/>
          <w:color w:val="000000"/>
          <w:sz w:val="26"/>
          <w:szCs w:val="26"/>
          <w:lang w:val="nl-NL"/>
        </w:rPr>
        <w:t>06</w:t>
      </w:r>
      <w:r w:rsidRPr="00C94360">
        <w:rPr>
          <w:b w:val="0"/>
          <w:i/>
          <w:color w:val="000000"/>
          <w:sz w:val="26"/>
          <w:szCs w:val="26"/>
          <w:lang w:val="nl-NL"/>
        </w:rPr>
        <w:t xml:space="preserve"> năm 2020</w:t>
      </w:r>
    </w:p>
    <w:p w14:paraId="357091BF" w14:textId="77777777"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KHOA CÔNG NGHỆ </w:t>
      </w:r>
      <w:r w:rsidRPr="00C94360">
        <w:rPr>
          <w:color w:val="000000"/>
          <w:sz w:val="26"/>
          <w:szCs w:val="26"/>
          <w:lang w:val="nl-NL"/>
        </w:rPr>
        <w:tab/>
        <w:t>CÁN BỘ HƯỚNG DẪN</w:t>
      </w:r>
      <w:r w:rsidRPr="00C94360">
        <w:rPr>
          <w:color w:val="000000"/>
          <w:sz w:val="26"/>
          <w:szCs w:val="26"/>
          <w:lang w:val="nl-NL"/>
        </w:rPr>
        <w:tab/>
        <w:t>CHỦ NHIỆM ĐỀ TÀI</w:t>
      </w:r>
      <w:r w:rsidRPr="00C94360">
        <w:rPr>
          <w:color w:val="000000"/>
          <w:sz w:val="26"/>
          <w:szCs w:val="26"/>
          <w:lang w:val="nl-NL"/>
        </w:rPr>
        <w:tab/>
      </w:r>
      <w:r w:rsidRPr="00C94360">
        <w:rPr>
          <w:color w:val="000000"/>
          <w:sz w:val="26"/>
          <w:szCs w:val="26"/>
          <w:lang w:val="nl-NL"/>
        </w:rPr>
        <w:br/>
        <w:t xml:space="preserve">   THÔNG TIN VÀ</w:t>
      </w:r>
    </w:p>
    <w:p w14:paraId="3A942567" w14:textId="15D63A72"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   TRUYỀN THÔNG </w:t>
      </w:r>
      <w:r w:rsidRPr="00C94360">
        <w:rPr>
          <w:color w:val="000000"/>
          <w:sz w:val="26"/>
          <w:szCs w:val="26"/>
          <w:lang w:val="nl-NL"/>
        </w:rPr>
        <w:tab/>
      </w:r>
      <w:r w:rsidRPr="00C94360">
        <w:rPr>
          <w:color w:val="000000"/>
          <w:sz w:val="26"/>
          <w:szCs w:val="26"/>
          <w:lang w:val="nl-NL"/>
        </w:rPr>
        <w:tab/>
      </w:r>
    </w:p>
    <w:p w14:paraId="606BB22A" w14:textId="6687DA07" w:rsidR="00C61A1A" w:rsidRPr="00E83E09" w:rsidRDefault="00E83E09" w:rsidP="00C61A1A">
      <w:pPr>
        <w:pStyle w:val="Title"/>
        <w:tabs>
          <w:tab w:val="center" w:pos="2127"/>
          <w:tab w:val="center" w:pos="4962"/>
          <w:tab w:val="center" w:pos="7655"/>
        </w:tabs>
        <w:spacing w:after="0" w:line="360" w:lineRule="auto"/>
        <w:jc w:val="both"/>
        <w:rPr>
          <w:bCs w:val="0"/>
          <w:color w:val="000000"/>
          <w:sz w:val="26"/>
          <w:szCs w:val="26"/>
          <w:lang w:val="nl-NL"/>
        </w:rPr>
      </w:pPr>
      <w:r>
        <w:rPr>
          <w:b w:val="0"/>
          <w:color w:val="000000"/>
          <w:sz w:val="26"/>
          <w:szCs w:val="26"/>
          <w:lang w:val="nl-NL"/>
        </w:rPr>
        <w:tab/>
      </w:r>
      <w:r>
        <w:rPr>
          <w:b w:val="0"/>
          <w:color w:val="000000"/>
          <w:sz w:val="26"/>
          <w:szCs w:val="26"/>
          <w:lang w:val="nl-NL"/>
        </w:rPr>
        <w:tab/>
      </w:r>
      <w:r w:rsidRPr="00E83E09">
        <w:rPr>
          <w:bCs w:val="0"/>
          <w:color w:val="000000"/>
          <w:sz w:val="26"/>
          <w:szCs w:val="26"/>
          <w:lang w:val="nl-NL"/>
        </w:rPr>
        <w:t>Phạm Ngọc Quyền</w:t>
      </w:r>
      <w:r>
        <w:rPr>
          <w:bCs w:val="0"/>
          <w:color w:val="000000"/>
          <w:sz w:val="26"/>
          <w:szCs w:val="26"/>
          <w:lang w:val="nl-NL"/>
        </w:rPr>
        <w:tab/>
        <w:t xml:space="preserve">         Trần Thanh Phụng</w:t>
      </w:r>
    </w:p>
    <w:p w14:paraId="1E9ED59E"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4E75D881"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19FF98FE" w14:textId="77777777" w:rsidR="00C61A1A" w:rsidRPr="00C94360" w:rsidRDefault="00C61A1A" w:rsidP="00863E5B">
      <w:pPr>
        <w:pStyle w:val="Title"/>
        <w:tabs>
          <w:tab w:val="center" w:pos="2127"/>
          <w:tab w:val="center" w:pos="4962"/>
          <w:tab w:val="center" w:pos="7655"/>
        </w:tabs>
        <w:spacing w:after="0" w:line="360" w:lineRule="auto"/>
        <w:jc w:val="left"/>
        <w:rPr>
          <w:color w:val="000000"/>
          <w:sz w:val="26"/>
          <w:szCs w:val="26"/>
          <w:lang w:val="nl-NL"/>
        </w:rPr>
      </w:pPr>
    </w:p>
    <w:p w14:paraId="7D9D10BA" w14:textId="77777777" w:rsidR="00C61A1A" w:rsidRPr="00C94360" w:rsidRDefault="00C61A1A" w:rsidP="00C61A1A">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TL.HIỆU TRƯỞNG</w:t>
      </w:r>
    </w:p>
    <w:p w14:paraId="0D97A237" w14:textId="77777777" w:rsidR="00B47DFC" w:rsidRPr="009736F8" w:rsidRDefault="00C61A1A" w:rsidP="009736F8">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TRƯỞNG PHÒNG QUẢN LÝ KHOA HỌC</w:t>
      </w:r>
      <w:bookmarkEnd w:id="88"/>
    </w:p>
    <w:p w14:paraId="0D36C82A" w14:textId="77777777" w:rsidR="00B47DFC" w:rsidRDefault="00B47DFC" w:rsidP="00B47DFC">
      <w:pPr>
        <w:pBdr>
          <w:top w:val="nil"/>
          <w:left w:val="nil"/>
          <w:bottom w:val="nil"/>
          <w:right w:val="nil"/>
          <w:between w:val="nil"/>
        </w:pBdr>
        <w:spacing w:line="360" w:lineRule="auto"/>
        <w:jc w:val="both"/>
        <w:rPr>
          <w:sz w:val="26"/>
          <w:szCs w:val="26"/>
        </w:rPr>
      </w:pPr>
    </w:p>
    <w:p w14:paraId="09A99EDF" w14:textId="77777777" w:rsidR="00B47DFC" w:rsidRDefault="00B47DFC" w:rsidP="00B47DFC">
      <w:pPr>
        <w:pBdr>
          <w:top w:val="nil"/>
          <w:left w:val="nil"/>
          <w:bottom w:val="nil"/>
          <w:right w:val="nil"/>
          <w:between w:val="nil"/>
        </w:pBdr>
        <w:spacing w:line="360" w:lineRule="auto"/>
        <w:jc w:val="both"/>
        <w:rPr>
          <w:sz w:val="26"/>
          <w:szCs w:val="26"/>
        </w:rPr>
      </w:pPr>
    </w:p>
    <w:p w14:paraId="4B40798C" w14:textId="77777777" w:rsidR="00B47DFC" w:rsidRDefault="00B47DFC" w:rsidP="00B47DFC">
      <w:pPr>
        <w:pBdr>
          <w:top w:val="nil"/>
          <w:left w:val="nil"/>
          <w:bottom w:val="nil"/>
          <w:right w:val="nil"/>
          <w:between w:val="nil"/>
        </w:pBdr>
        <w:spacing w:line="360" w:lineRule="auto"/>
        <w:jc w:val="both"/>
        <w:rPr>
          <w:sz w:val="26"/>
          <w:szCs w:val="26"/>
        </w:rPr>
      </w:pPr>
    </w:p>
    <w:p w14:paraId="0383D3F8" w14:textId="77777777" w:rsidR="00B47DFC" w:rsidRDefault="00B47DFC" w:rsidP="00B47DFC">
      <w:pPr>
        <w:pBdr>
          <w:top w:val="nil"/>
          <w:left w:val="nil"/>
          <w:bottom w:val="nil"/>
          <w:right w:val="nil"/>
          <w:between w:val="nil"/>
        </w:pBdr>
        <w:spacing w:line="360" w:lineRule="auto"/>
        <w:jc w:val="both"/>
        <w:rPr>
          <w:sz w:val="26"/>
          <w:szCs w:val="26"/>
        </w:rPr>
      </w:pPr>
    </w:p>
    <w:p w14:paraId="736777FB" w14:textId="77777777" w:rsidR="00B47DFC" w:rsidRDefault="00B47DFC" w:rsidP="00B47DFC">
      <w:pPr>
        <w:pBdr>
          <w:top w:val="nil"/>
          <w:left w:val="nil"/>
          <w:bottom w:val="nil"/>
          <w:right w:val="nil"/>
          <w:between w:val="nil"/>
        </w:pBdr>
        <w:spacing w:line="360" w:lineRule="auto"/>
        <w:jc w:val="both"/>
        <w:rPr>
          <w:sz w:val="26"/>
          <w:szCs w:val="26"/>
        </w:rPr>
      </w:pPr>
    </w:p>
    <w:p w14:paraId="6372BC70" w14:textId="77777777" w:rsidR="00B47DFC" w:rsidRDefault="00B47DFC" w:rsidP="00B47DFC">
      <w:pPr>
        <w:pBdr>
          <w:top w:val="nil"/>
          <w:left w:val="nil"/>
          <w:bottom w:val="nil"/>
          <w:right w:val="nil"/>
          <w:between w:val="nil"/>
        </w:pBdr>
        <w:spacing w:line="360" w:lineRule="auto"/>
        <w:jc w:val="both"/>
        <w:rPr>
          <w:sz w:val="26"/>
          <w:szCs w:val="26"/>
        </w:rPr>
      </w:pPr>
    </w:p>
    <w:p w14:paraId="43B3F006" w14:textId="77777777" w:rsidR="00B47DFC" w:rsidRDefault="00B47DFC" w:rsidP="00B47DFC">
      <w:pPr>
        <w:pBdr>
          <w:top w:val="nil"/>
          <w:left w:val="nil"/>
          <w:bottom w:val="nil"/>
          <w:right w:val="nil"/>
          <w:between w:val="nil"/>
        </w:pBdr>
        <w:spacing w:line="360" w:lineRule="auto"/>
        <w:jc w:val="both"/>
        <w:rPr>
          <w:sz w:val="26"/>
          <w:szCs w:val="26"/>
        </w:rPr>
      </w:pPr>
    </w:p>
    <w:p w14:paraId="690C0020" w14:textId="77777777" w:rsidR="00B47DFC" w:rsidRDefault="00B47DFC" w:rsidP="00B47DFC">
      <w:pPr>
        <w:pBdr>
          <w:top w:val="nil"/>
          <w:left w:val="nil"/>
          <w:bottom w:val="nil"/>
          <w:right w:val="nil"/>
          <w:between w:val="nil"/>
        </w:pBdr>
        <w:spacing w:line="360" w:lineRule="auto"/>
        <w:jc w:val="both"/>
        <w:rPr>
          <w:sz w:val="26"/>
          <w:szCs w:val="26"/>
        </w:rPr>
      </w:pPr>
    </w:p>
    <w:p w14:paraId="0C6DC5B0" w14:textId="77777777" w:rsidR="00B47DFC" w:rsidRDefault="00B47DFC" w:rsidP="00B47DFC">
      <w:pPr>
        <w:pBdr>
          <w:top w:val="nil"/>
          <w:left w:val="nil"/>
          <w:bottom w:val="nil"/>
          <w:right w:val="nil"/>
          <w:between w:val="nil"/>
        </w:pBdr>
        <w:spacing w:line="360" w:lineRule="auto"/>
        <w:jc w:val="both"/>
        <w:rPr>
          <w:sz w:val="26"/>
          <w:szCs w:val="26"/>
        </w:rPr>
      </w:pPr>
    </w:p>
    <w:p w14:paraId="6A45A04A" w14:textId="77777777" w:rsidR="00B47DFC" w:rsidRDefault="00B47DFC" w:rsidP="00B47DFC">
      <w:pPr>
        <w:pBdr>
          <w:top w:val="nil"/>
          <w:left w:val="nil"/>
          <w:bottom w:val="nil"/>
          <w:right w:val="nil"/>
          <w:between w:val="nil"/>
        </w:pBdr>
        <w:spacing w:line="360" w:lineRule="auto"/>
        <w:jc w:val="both"/>
        <w:rPr>
          <w:sz w:val="26"/>
          <w:szCs w:val="26"/>
        </w:rPr>
      </w:pPr>
    </w:p>
    <w:p w14:paraId="0C232F4C" w14:textId="77777777" w:rsidR="00B47DFC" w:rsidRDefault="00B47DFC" w:rsidP="00B47DFC">
      <w:pPr>
        <w:pBdr>
          <w:top w:val="nil"/>
          <w:left w:val="nil"/>
          <w:bottom w:val="nil"/>
          <w:right w:val="nil"/>
          <w:between w:val="nil"/>
        </w:pBdr>
        <w:spacing w:line="360" w:lineRule="auto"/>
        <w:jc w:val="both"/>
        <w:rPr>
          <w:sz w:val="26"/>
          <w:szCs w:val="26"/>
        </w:rPr>
      </w:pPr>
    </w:p>
    <w:p w14:paraId="3CDA261D" w14:textId="77777777" w:rsidR="00B47DFC" w:rsidRDefault="00B47DFC" w:rsidP="00B47DFC">
      <w:pPr>
        <w:pBdr>
          <w:top w:val="nil"/>
          <w:left w:val="nil"/>
          <w:bottom w:val="nil"/>
          <w:right w:val="nil"/>
          <w:between w:val="nil"/>
        </w:pBdr>
        <w:spacing w:line="360" w:lineRule="auto"/>
        <w:jc w:val="both"/>
        <w:rPr>
          <w:sz w:val="26"/>
          <w:szCs w:val="26"/>
        </w:rPr>
      </w:pPr>
    </w:p>
    <w:p w14:paraId="17F50685" w14:textId="77777777" w:rsidR="00B47DFC" w:rsidRDefault="00B47DFC" w:rsidP="00B47DFC">
      <w:pPr>
        <w:pBdr>
          <w:top w:val="nil"/>
          <w:left w:val="nil"/>
          <w:bottom w:val="nil"/>
          <w:right w:val="nil"/>
          <w:between w:val="nil"/>
        </w:pBdr>
        <w:spacing w:line="360" w:lineRule="auto"/>
        <w:jc w:val="both"/>
        <w:rPr>
          <w:sz w:val="26"/>
          <w:szCs w:val="26"/>
        </w:rPr>
      </w:pPr>
    </w:p>
    <w:p w14:paraId="2E07E9F2" w14:textId="77777777" w:rsidR="00B47DFC" w:rsidRDefault="00B47DFC" w:rsidP="00B47DFC">
      <w:pPr>
        <w:pBdr>
          <w:top w:val="nil"/>
          <w:left w:val="nil"/>
          <w:bottom w:val="nil"/>
          <w:right w:val="nil"/>
          <w:between w:val="nil"/>
        </w:pBdr>
        <w:spacing w:line="360" w:lineRule="auto"/>
        <w:jc w:val="both"/>
        <w:rPr>
          <w:sz w:val="26"/>
          <w:szCs w:val="26"/>
        </w:rPr>
      </w:pPr>
    </w:p>
    <w:p w14:paraId="334709A3" w14:textId="77777777" w:rsidR="00FF1DB2" w:rsidRPr="00FF1DB2" w:rsidRDefault="00B47DFC" w:rsidP="00FF1DB2">
      <w:pPr>
        <w:rPr>
          <w:ins w:id="89" w:author="Minh Nghia Le" w:date="2020-10-31T11:28:00Z"/>
          <w:sz w:val="56"/>
          <w:szCs w:val="56"/>
          <w:highlight w:val="yellow"/>
          <w:rPrChange w:id="90" w:author="Minh Nghia Le" w:date="2020-10-31T11:28:00Z">
            <w:rPr>
              <w:ins w:id="91" w:author="Minh Nghia Le" w:date="2020-10-31T11:28:00Z"/>
            </w:rPr>
          </w:rPrChange>
        </w:rPr>
      </w:pPr>
      <w:r>
        <w:fldChar w:fldCharType="end"/>
      </w:r>
      <w:bookmarkStart w:id="92" w:name="_111kx3o" w:colFirst="0" w:colLast="0"/>
      <w:bookmarkEnd w:id="92"/>
      <w:ins w:id="93" w:author="Minh Nghia Le" w:date="2020-10-31T11:28:00Z">
        <w:r w:rsidR="00FF1DB2" w:rsidRPr="00FF1DB2">
          <w:rPr>
            <w:sz w:val="56"/>
            <w:szCs w:val="56"/>
            <w:highlight w:val="yellow"/>
            <w:rPrChange w:id="94" w:author="Minh Nghia Le" w:date="2020-10-31T11:28:00Z">
              <w:rPr/>
            </w:rPrChange>
          </w:rPr>
          <w:t>thiếu menu</w:t>
        </w:r>
      </w:ins>
    </w:p>
    <w:p w14:paraId="47498310" w14:textId="77777777" w:rsidR="00FF1DB2" w:rsidRPr="00FF1DB2" w:rsidRDefault="00FF1DB2" w:rsidP="00FF1DB2">
      <w:pPr>
        <w:rPr>
          <w:ins w:id="95" w:author="Minh Nghia Le" w:date="2020-10-31T11:28:00Z"/>
          <w:sz w:val="56"/>
          <w:szCs w:val="56"/>
          <w:highlight w:val="yellow"/>
          <w:rPrChange w:id="96" w:author="Minh Nghia Le" w:date="2020-10-31T11:28:00Z">
            <w:rPr>
              <w:ins w:id="97" w:author="Minh Nghia Le" w:date="2020-10-31T11:28:00Z"/>
            </w:rPr>
          </w:rPrChange>
        </w:rPr>
      </w:pPr>
      <w:ins w:id="98" w:author="Minh Nghia Le" w:date="2020-10-31T11:28:00Z">
        <w:r w:rsidRPr="00FF1DB2">
          <w:rPr>
            <w:sz w:val="56"/>
            <w:szCs w:val="56"/>
            <w:highlight w:val="yellow"/>
            <w:rPrChange w:id="99" w:author="Minh Nghia Le" w:date="2020-10-31T11:28:00Z">
              <w:rPr/>
            </w:rPrChange>
          </w:rPr>
          <w:t>danh mục hình</w:t>
        </w:r>
      </w:ins>
    </w:p>
    <w:p w14:paraId="6A35D646" w14:textId="77777777" w:rsidR="00FF1DB2" w:rsidRPr="00FF1DB2" w:rsidRDefault="00FF1DB2" w:rsidP="00FF1DB2">
      <w:pPr>
        <w:rPr>
          <w:ins w:id="100" w:author="Minh Nghia Le" w:date="2020-10-31T11:28:00Z"/>
          <w:sz w:val="56"/>
          <w:szCs w:val="56"/>
          <w:highlight w:val="yellow"/>
          <w:rPrChange w:id="101" w:author="Minh Nghia Le" w:date="2020-10-31T11:28:00Z">
            <w:rPr>
              <w:ins w:id="102" w:author="Minh Nghia Le" w:date="2020-10-31T11:28:00Z"/>
            </w:rPr>
          </w:rPrChange>
        </w:rPr>
      </w:pPr>
      <w:ins w:id="103" w:author="Minh Nghia Le" w:date="2020-10-31T11:28:00Z">
        <w:r w:rsidRPr="00FF1DB2">
          <w:rPr>
            <w:sz w:val="56"/>
            <w:szCs w:val="56"/>
            <w:highlight w:val="yellow"/>
            <w:rPrChange w:id="104" w:author="Minh Nghia Le" w:date="2020-10-31T11:28:00Z">
              <w:rPr/>
            </w:rPrChange>
          </w:rPr>
          <w:t>bổ sung thêm nguồn tham khảo</w:t>
        </w:r>
      </w:ins>
    </w:p>
    <w:p w14:paraId="00A6A34A" w14:textId="2E6A36FD" w:rsidR="00E1517A" w:rsidRPr="00FF1DB2" w:rsidRDefault="00FF1DB2" w:rsidP="00FF1DB2">
      <w:pPr>
        <w:rPr>
          <w:sz w:val="56"/>
          <w:szCs w:val="56"/>
          <w:lang w:val="en-US"/>
          <w:rPrChange w:id="105" w:author="Minh Nghia Le" w:date="2020-10-31T11:28:00Z">
            <w:rPr>
              <w:lang w:val="en-US"/>
            </w:rPr>
          </w:rPrChange>
        </w:rPr>
      </w:pPr>
      <w:ins w:id="106" w:author="Minh Nghia Le" w:date="2020-10-31T11:28:00Z">
        <w:r w:rsidRPr="00FF1DB2">
          <w:rPr>
            <w:sz w:val="56"/>
            <w:szCs w:val="56"/>
            <w:highlight w:val="yellow"/>
            <w:rPrChange w:id="107" w:author="Minh Nghia Le" w:date="2020-10-31T11:28:00Z">
              <w:rPr/>
            </w:rPrChange>
          </w:rPr>
          <w:t>số trang</w:t>
        </w:r>
      </w:ins>
    </w:p>
    <w:sectPr w:rsidR="00E1517A" w:rsidRPr="00FF1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963"/>
    <w:multiLevelType w:val="multilevel"/>
    <w:tmpl w:val="262A8B1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31E5488"/>
    <w:multiLevelType w:val="multilevel"/>
    <w:tmpl w:val="4CDC0866"/>
    <w:lvl w:ilvl="0">
      <w:start w:val="1"/>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2" w15:restartNumberingAfterBreak="0">
    <w:nsid w:val="0D73265A"/>
    <w:multiLevelType w:val="multilevel"/>
    <w:tmpl w:val="FF0614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3A0030F"/>
    <w:multiLevelType w:val="multilevel"/>
    <w:tmpl w:val="041E48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47D27A7"/>
    <w:multiLevelType w:val="multilevel"/>
    <w:tmpl w:val="CF7C816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A224974"/>
    <w:multiLevelType w:val="multilevel"/>
    <w:tmpl w:val="586A3B50"/>
    <w:lvl w:ilvl="0">
      <w:start w:val="1"/>
      <w:numFmt w:val="bullet"/>
      <w:lvlText w:val="➢"/>
      <w:lvlJc w:val="left"/>
      <w:pPr>
        <w:ind w:left="1320" w:hanging="360"/>
      </w:pPr>
      <w:rPr>
        <w:rFonts w:ascii="Arial" w:eastAsia="Arial" w:hAnsi="Arial" w:cs="Arial"/>
      </w:rPr>
    </w:lvl>
    <w:lvl w:ilvl="1">
      <w:start w:val="1"/>
      <w:numFmt w:val="bullet"/>
      <w:lvlText w:val="o"/>
      <w:lvlJc w:val="left"/>
      <w:pPr>
        <w:ind w:left="2040" w:hanging="360"/>
      </w:pPr>
      <w:rPr>
        <w:rFonts w:ascii="Arial" w:eastAsia="Arial" w:hAnsi="Arial" w:cs="Arial"/>
      </w:rPr>
    </w:lvl>
    <w:lvl w:ilvl="2">
      <w:start w:val="1"/>
      <w:numFmt w:val="bullet"/>
      <w:lvlText w:val="▪"/>
      <w:lvlJc w:val="left"/>
      <w:pPr>
        <w:ind w:left="2760" w:hanging="360"/>
      </w:pPr>
      <w:rPr>
        <w:rFonts w:ascii="Arial" w:eastAsia="Arial" w:hAnsi="Arial" w:cs="Arial"/>
      </w:rPr>
    </w:lvl>
    <w:lvl w:ilvl="3">
      <w:start w:val="1"/>
      <w:numFmt w:val="bullet"/>
      <w:lvlText w:val="●"/>
      <w:lvlJc w:val="left"/>
      <w:pPr>
        <w:ind w:left="3480" w:hanging="360"/>
      </w:pPr>
      <w:rPr>
        <w:rFonts w:ascii="Arial" w:eastAsia="Arial" w:hAnsi="Arial" w:cs="Arial"/>
      </w:rPr>
    </w:lvl>
    <w:lvl w:ilvl="4">
      <w:start w:val="1"/>
      <w:numFmt w:val="bullet"/>
      <w:lvlText w:val="o"/>
      <w:lvlJc w:val="left"/>
      <w:pPr>
        <w:ind w:left="4200" w:hanging="360"/>
      </w:pPr>
      <w:rPr>
        <w:rFonts w:ascii="Arial" w:eastAsia="Arial" w:hAnsi="Arial" w:cs="Arial"/>
      </w:rPr>
    </w:lvl>
    <w:lvl w:ilvl="5">
      <w:start w:val="1"/>
      <w:numFmt w:val="bullet"/>
      <w:lvlText w:val="▪"/>
      <w:lvlJc w:val="left"/>
      <w:pPr>
        <w:ind w:left="4920" w:hanging="360"/>
      </w:pPr>
      <w:rPr>
        <w:rFonts w:ascii="Arial" w:eastAsia="Arial" w:hAnsi="Arial" w:cs="Arial"/>
      </w:rPr>
    </w:lvl>
    <w:lvl w:ilvl="6">
      <w:start w:val="1"/>
      <w:numFmt w:val="bullet"/>
      <w:lvlText w:val="●"/>
      <w:lvlJc w:val="left"/>
      <w:pPr>
        <w:ind w:left="5640" w:hanging="360"/>
      </w:pPr>
      <w:rPr>
        <w:rFonts w:ascii="Arial" w:eastAsia="Arial" w:hAnsi="Arial" w:cs="Arial"/>
      </w:rPr>
    </w:lvl>
    <w:lvl w:ilvl="7">
      <w:start w:val="1"/>
      <w:numFmt w:val="bullet"/>
      <w:lvlText w:val="o"/>
      <w:lvlJc w:val="left"/>
      <w:pPr>
        <w:ind w:left="6360" w:hanging="360"/>
      </w:pPr>
      <w:rPr>
        <w:rFonts w:ascii="Arial" w:eastAsia="Arial" w:hAnsi="Arial" w:cs="Arial"/>
      </w:rPr>
    </w:lvl>
    <w:lvl w:ilvl="8">
      <w:start w:val="1"/>
      <w:numFmt w:val="bullet"/>
      <w:lvlText w:val="▪"/>
      <w:lvlJc w:val="left"/>
      <w:pPr>
        <w:ind w:left="7080" w:hanging="360"/>
      </w:pPr>
      <w:rPr>
        <w:rFonts w:ascii="Arial" w:eastAsia="Arial" w:hAnsi="Arial" w:cs="Arial"/>
      </w:rPr>
    </w:lvl>
  </w:abstractNum>
  <w:abstractNum w:abstractNumId="6" w15:restartNumberingAfterBreak="0">
    <w:nsid w:val="24A626C1"/>
    <w:multiLevelType w:val="multilevel"/>
    <w:tmpl w:val="C8C84734"/>
    <w:lvl w:ilvl="0">
      <w:start w:val="1"/>
      <w:numFmt w:val="bullet"/>
      <w:lvlText w:val="➢"/>
      <w:lvlJc w:val="left"/>
      <w:pPr>
        <w:ind w:left="1094" w:hanging="360"/>
      </w:pPr>
      <w:rPr>
        <w:rFonts w:ascii="Arial" w:eastAsia="Arial" w:hAnsi="Arial" w:cs="Arial"/>
      </w:rPr>
    </w:lvl>
    <w:lvl w:ilvl="1">
      <w:start w:val="1"/>
      <w:numFmt w:val="bullet"/>
      <w:lvlText w:val="o"/>
      <w:lvlJc w:val="left"/>
      <w:pPr>
        <w:ind w:left="1814" w:hanging="360"/>
      </w:pPr>
      <w:rPr>
        <w:rFonts w:ascii="Arial" w:eastAsia="Arial" w:hAnsi="Arial" w:cs="Arial"/>
      </w:rPr>
    </w:lvl>
    <w:lvl w:ilvl="2">
      <w:start w:val="1"/>
      <w:numFmt w:val="bullet"/>
      <w:lvlText w:val="▪"/>
      <w:lvlJc w:val="left"/>
      <w:pPr>
        <w:ind w:left="2534" w:hanging="360"/>
      </w:pPr>
      <w:rPr>
        <w:rFonts w:ascii="Arial" w:eastAsia="Arial" w:hAnsi="Arial" w:cs="Arial"/>
      </w:rPr>
    </w:lvl>
    <w:lvl w:ilvl="3">
      <w:start w:val="1"/>
      <w:numFmt w:val="bullet"/>
      <w:lvlText w:val="●"/>
      <w:lvlJc w:val="left"/>
      <w:pPr>
        <w:ind w:left="3254" w:hanging="360"/>
      </w:pPr>
      <w:rPr>
        <w:rFonts w:ascii="Arial" w:eastAsia="Arial" w:hAnsi="Arial" w:cs="Arial"/>
      </w:rPr>
    </w:lvl>
    <w:lvl w:ilvl="4">
      <w:start w:val="1"/>
      <w:numFmt w:val="bullet"/>
      <w:lvlText w:val="o"/>
      <w:lvlJc w:val="left"/>
      <w:pPr>
        <w:ind w:left="3974" w:hanging="360"/>
      </w:pPr>
      <w:rPr>
        <w:rFonts w:ascii="Arial" w:eastAsia="Arial" w:hAnsi="Arial" w:cs="Arial"/>
      </w:rPr>
    </w:lvl>
    <w:lvl w:ilvl="5">
      <w:start w:val="1"/>
      <w:numFmt w:val="bullet"/>
      <w:lvlText w:val="▪"/>
      <w:lvlJc w:val="left"/>
      <w:pPr>
        <w:ind w:left="4694" w:hanging="360"/>
      </w:pPr>
      <w:rPr>
        <w:rFonts w:ascii="Arial" w:eastAsia="Arial" w:hAnsi="Arial" w:cs="Arial"/>
      </w:rPr>
    </w:lvl>
    <w:lvl w:ilvl="6">
      <w:start w:val="1"/>
      <w:numFmt w:val="bullet"/>
      <w:lvlText w:val="●"/>
      <w:lvlJc w:val="left"/>
      <w:pPr>
        <w:ind w:left="5414" w:hanging="360"/>
      </w:pPr>
      <w:rPr>
        <w:rFonts w:ascii="Arial" w:eastAsia="Arial" w:hAnsi="Arial" w:cs="Arial"/>
      </w:rPr>
    </w:lvl>
    <w:lvl w:ilvl="7">
      <w:start w:val="1"/>
      <w:numFmt w:val="bullet"/>
      <w:lvlText w:val="o"/>
      <w:lvlJc w:val="left"/>
      <w:pPr>
        <w:ind w:left="6134" w:hanging="360"/>
      </w:pPr>
      <w:rPr>
        <w:rFonts w:ascii="Arial" w:eastAsia="Arial" w:hAnsi="Arial" w:cs="Arial"/>
      </w:rPr>
    </w:lvl>
    <w:lvl w:ilvl="8">
      <w:start w:val="1"/>
      <w:numFmt w:val="bullet"/>
      <w:lvlText w:val="▪"/>
      <w:lvlJc w:val="left"/>
      <w:pPr>
        <w:ind w:left="6854" w:hanging="360"/>
      </w:pPr>
      <w:rPr>
        <w:rFonts w:ascii="Arial" w:eastAsia="Arial" w:hAnsi="Arial" w:cs="Arial"/>
      </w:rPr>
    </w:lvl>
  </w:abstractNum>
  <w:abstractNum w:abstractNumId="7" w15:restartNumberingAfterBreak="0">
    <w:nsid w:val="285042AB"/>
    <w:multiLevelType w:val="multilevel"/>
    <w:tmpl w:val="B73AC06E"/>
    <w:lvl w:ilvl="0">
      <w:start w:val="7"/>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3C0156"/>
    <w:multiLevelType w:val="multilevel"/>
    <w:tmpl w:val="FF42131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BCE2AC1"/>
    <w:multiLevelType w:val="multilevel"/>
    <w:tmpl w:val="C778C6B4"/>
    <w:lvl w:ilvl="0">
      <w:start w:val="1"/>
      <w:numFmt w:val="bullet"/>
      <w:lvlText w:val="●"/>
      <w:lvlJc w:val="left"/>
      <w:pPr>
        <w:ind w:left="144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0" w15:restartNumberingAfterBreak="0">
    <w:nsid w:val="2F1F7C0B"/>
    <w:multiLevelType w:val="multilevel"/>
    <w:tmpl w:val="056EB2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4B66F9B"/>
    <w:multiLevelType w:val="multilevel"/>
    <w:tmpl w:val="9982773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6256218"/>
    <w:multiLevelType w:val="hybridMultilevel"/>
    <w:tmpl w:val="4124825C"/>
    <w:lvl w:ilvl="0" w:tplc="FA320F5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90A34"/>
    <w:multiLevelType w:val="hybridMultilevel"/>
    <w:tmpl w:val="3908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872F3"/>
    <w:multiLevelType w:val="hybridMultilevel"/>
    <w:tmpl w:val="017E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0F6711F"/>
    <w:multiLevelType w:val="multilevel"/>
    <w:tmpl w:val="2A30E0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464B7981"/>
    <w:multiLevelType w:val="multilevel"/>
    <w:tmpl w:val="430A418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8" w15:restartNumberingAfterBreak="0">
    <w:nsid w:val="47AE1586"/>
    <w:multiLevelType w:val="multilevel"/>
    <w:tmpl w:val="E4263B5E"/>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4BB94EDF"/>
    <w:multiLevelType w:val="multilevel"/>
    <w:tmpl w:val="F6F23104"/>
    <w:lvl w:ilvl="0">
      <w:start w:val="1"/>
      <w:numFmt w:val="upperRoman"/>
      <w:lvlText w:val="%1."/>
      <w:lvlJc w:val="left"/>
      <w:pPr>
        <w:ind w:left="2250" w:hanging="720"/>
      </w:pPr>
      <w:rPr>
        <w:rFonts w:ascii="Cambria" w:eastAsia="Cambria" w:hAnsi="Cambria" w:cs="Cambria"/>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040A9B"/>
    <w:multiLevelType w:val="multilevel"/>
    <w:tmpl w:val="314C9C1E"/>
    <w:lvl w:ilvl="0">
      <w:start w:val="1"/>
      <w:numFmt w:val="decimal"/>
      <w:lvlText w:val="%1."/>
      <w:lvlJc w:val="left"/>
      <w:pPr>
        <w:ind w:left="1080" w:hanging="360"/>
      </w:pPr>
      <w:rPr>
        <w:b w:val="0"/>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1" w15:restartNumberingAfterBreak="0">
    <w:nsid w:val="56106ABC"/>
    <w:multiLevelType w:val="multilevel"/>
    <w:tmpl w:val="167E589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22" w15:restartNumberingAfterBreak="0">
    <w:nsid w:val="56B23A79"/>
    <w:multiLevelType w:val="multilevel"/>
    <w:tmpl w:val="08EA6226"/>
    <w:lvl w:ilvl="0">
      <w:start w:val="1"/>
      <w:numFmt w:val="bullet"/>
      <w:lvlText w:val="●"/>
      <w:lvlJc w:val="left"/>
      <w:pPr>
        <w:ind w:left="1080" w:hanging="72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BC5AC4"/>
    <w:multiLevelType w:val="multilevel"/>
    <w:tmpl w:val="BE7898B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5CF15FAB"/>
    <w:multiLevelType w:val="multilevel"/>
    <w:tmpl w:val="F4B20D6C"/>
    <w:lvl w:ilvl="0">
      <w:start w:val="1"/>
      <w:numFmt w:val="bullet"/>
      <w:lvlText w:val="➢"/>
      <w:lvlJc w:val="left"/>
      <w:pPr>
        <w:ind w:left="1080" w:hanging="360"/>
      </w:pPr>
      <w:rPr>
        <w:rFonts w:ascii="Arial" w:eastAsia="Arial" w:hAnsi="Arial" w:cs="Arial"/>
      </w:rPr>
    </w:lvl>
    <w:lvl w:ilvl="1">
      <w:start w:val="1"/>
      <w:numFmt w:val="bullet"/>
      <w:lvlText w:val="➢"/>
      <w:lvlJc w:val="left"/>
      <w:pPr>
        <w:ind w:left="252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5" w15:restartNumberingAfterBreak="0">
    <w:nsid w:val="5F726B00"/>
    <w:multiLevelType w:val="multilevel"/>
    <w:tmpl w:val="443641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212414"/>
    <w:multiLevelType w:val="multilevel"/>
    <w:tmpl w:val="A8F2E466"/>
    <w:lvl w:ilvl="0">
      <w:start w:val="1"/>
      <w:numFmt w:val="bullet"/>
      <w:lvlText w:val="➢"/>
      <w:lvlJc w:val="left"/>
      <w:pPr>
        <w:ind w:left="1429" w:hanging="360"/>
      </w:pPr>
      <w:rPr>
        <w:rFonts w:ascii="Arial" w:eastAsia="Arial" w:hAnsi="Arial" w:cs="Arial"/>
      </w:rPr>
    </w:lvl>
    <w:lvl w:ilvl="1">
      <w:start w:val="1"/>
      <w:numFmt w:val="bullet"/>
      <w:lvlText w:val="o"/>
      <w:lvlJc w:val="left"/>
      <w:pPr>
        <w:ind w:left="2149" w:hanging="360"/>
      </w:pPr>
      <w:rPr>
        <w:rFonts w:ascii="Arial" w:eastAsia="Arial" w:hAnsi="Arial" w:cs="Arial"/>
      </w:rPr>
    </w:lvl>
    <w:lvl w:ilvl="2">
      <w:start w:val="1"/>
      <w:numFmt w:val="bullet"/>
      <w:lvlText w:val="▪"/>
      <w:lvlJc w:val="left"/>
      <w:pPr>
        <w:ind w:left="2869" w:hanging="360"/>
      </w:pPr>
      <w:rPr>
        <w:rFonts w:ascii="Arial" w:eastAsia="Arial" w:hAnsi="Arial" w:cs="Arial"/>
      </w:rPr>
    </w:lvl>
    <w:lvl w:ilvl="3">
      <w:start w:val="1"/>
      <w:numFmt w:val="bullet"/>
      <w:lvlText w:val="●"/>
      <w:lvlJc w:val="left"/>
      <w:pPr>
        <w:ind w:left="3589" w:hanging="360"/>
      </w:pPr>
      <w:rPr>
        <w:rFonts w:ascii="Arial" w:eastAsia="Arial" w:hAnsi="Arial" w:cs="Arial"/>
      </w:rPr>
    </w:lvl>
    <w:lvl w:ilvl="4">
      <w:start w:val="1"/>
      <w:numFmt w:val="bullet"/>
      <w:lvlText w:val="o"/>
      <w:lvlJc w:val="left"/>
      <w:pPr>
        <w:ind w:left="4309" w:hanging="360"/>
      </w:pPr>
      <w:rPr>
        <w:rFonts w:ascii="Arial" w:eastAsia="Arial" w:hAnsi="Arial" w:cs="Arial"/>
      </w:rPr>
    </w:lvl>
    <w:lvl w:ilvl="5">
      <w:start w:val="1"/>
      <w:numFmt w:val="bullet"/>
      <w:lvlText w:val="▪"/>
      <w:lvlJc w:val="left"/>
      <w:pPr>
        <w:ind w:left="5029" w:hanging="360"/>
      </w:pPr>
      <w:rPr>
        <w:rFonts w:ascii="Arial" w:eastAsia="Arial" w:hAnsi="Arial" w:cs="Arial"/>
      </w:rPr>
    </w:lvl>
    <w:lvl w:ilvl="6">
      <w:start w:val="1"/>
      <w:numFmt w:val="bullet"/>
      <w:lvlText w:val="●"/>
      <w:lvlJc w:val="left"/>
      <w:pPr>
        <w:ind w:left="5749" w:hanging="360"/>
      </w:pPr>
      <w:rPr>
        <w:rFonts w:ascii="Arial" w:eastAsia="Arial" w:hAnsi="Arial" w:cs="Arial"/>
      </w:rPr>
    </w:lvl>
    <w:lvl w:ilvl="7">
      <w:start w:val="1"/>
      <w:numFmt w:val="bullet"/>
      <w:lvlText w:val="o"/>
      <w:lvlJc w:val="left"/>
      <w:pPr>
        <w:ind w:left="6469" w:hanging="360"/>
      </w:pPr>
      <w:rPr>
        <w:rFonts w:ascii="Arial" w:eastAsia="Arial" w:hAnsi="Arial" w:cs="Arial"/>
      </w:rPr>
    </w:lvl>
    <w:lvl w:ilvl="8">
      <w:start w:val="1"/>
      <w:numFmt w:val="bullet"/>
      <w:lvlText w:val="▪"/>
      <w:lvlJc w:val="left"/>
      <w:pPr>
        <w:ind w:left="7189" w:hanging="360"/>
      </w:pPr>
      <w:rPr>
        <w:rFonts w:ascii="Arial" w:eastAsia="Arial" w:hAnsi="Arial" w:cs="Arial"/>
      </w:rPr>
    </w:lvl>
  </w:abstractNum>
  <w:abstractNum w:abstractNumId="28" w15:restartNumberingAfterBreak="0">
    <w:nsid w:val="63340F3C"/>
    <w:multiLevelType w:val="multilevel"/>
    <w:tmpl w:val="584E0278"/>
    <w:lvl w:ilvl="0">
      <w:start w:val="1"/>
      <w:numFmt w:val="bullet"/>
      <w:lvlText w:val="➢"/>
      <w:lvlJc w:val="left"/>
      <w:pPr>
        <w:ind w:left="1426" w:hanging="360"/>
      </w:pPr>
      <w:rPr>
        <w:rFonts w:ascii="Arial" w:eastAsia="Arial" w:hAnsi="Arial" w:cs="Arial"/>
      </w:rPr>
    </w:lvl>
    <w:lvl w:ilvl="1">
      <w:start w:val="1"/>
      <w:numFmt w:val="bullet"/>
      <w:lvlText w:val="o"/>
      <w:lvlJc w:val="left"/>
      <w:pPr>
        <w:ind w:left="2146" w:hanging="360"/>
      </w:pPr>
      <w:rPr>
        <w:rFonts w:ascii="Arial" w:eastAsia="Arial" w:hAnsi="Arial" w:cs="Arial"/>
      </w:rPr>
    </w:lvl>
    <w:lvl w:ilvl="2">
      <w:start w:val="1"/>
      <w:numFmt w:val="bullet"/>
      <w:lvlText w:val="▪"/>
      <w:lvlJc w:val="left"/>
      <w:pPr>
        <w:ind w:left="2866" w:hanging="360"/>
      </w:pPr>
      <w:rPr>
        <w:rFonts w:ascii="Arial" w:eastAsia="Arial" w:hAnsi="Arial" w:cs="Arial"/>
      </w:rPr>
    </w:lvl>
    <w:lvl w:ilvl="3">
      <w:start w:val="1"/>
      <w:numFmt w:val="bullet"/>
      <w:lvlText w:val="●"/>
      <w:lvlJc w:val="left"/>
      <w:pPr>
        <w:ind w:left="3586" w:hanging="360"/>
      </w:pPr>
      <w:rPr>
        <w:rFonts w:ascii="Arial" w:eastAsia="Arial" w:hAnsi="Arial" w:cs="Arial"/>
      </w:rPr>
    </w:lvl>
    <w:lvl w:ilvl="4">
      <w:start w:val="1"/>
      <w:numFmt w:val="bullet"/>
      <w:lvlText w:val="o"/>
      <w:lvlJc w:val="left"/>
      <w:pPr>
        <w:ind w:left="4306" w:hanging="360"/>
      </w:pPr>
      <w:rPr>
        <w:rFonts w:ascii="Arial" w:eastAsia="Arial" w:hAnsi="Arial" w:cs="Arial"/>
      </w:rPr>
    </w:lvl>
    <w:lvl w:ilvl="5">
      <w:start w:val="1"/>
      <w:numFmt w:val="bullet"/>
      <w:lvlText w:val="▪"/>
      <w:lvlJc w:val="left"/>
      <w:pPr>
        <w:ind w:left="5026" w:hanging="360"/>
      </w:pPr>
      <w:rPr>
        <w:rFonts w:ascii="Arial" w:eastAsia="Arial" w:hAnsi="Arial" w:cs="Arial"/>
      </w:rPr>
    </w:lvl>
    <w:lvl w:ilvl="6">
      <w:start w:val="1"/>
      <w:numFmt w:val="bullet"/>
      <w:lvlText w:val="●"/>
      <w:lvlJc w:val="left"/>
      <w:pPr>
        <w:ind w:left="5746" w:hanging="360"/>
      </w:pPr>
      <w:rPr>
        <w:rFonts w:ascii="Arial" w:eastAsia="Arial" w:hAnsi="Arial" w:cs="Arial"/>
      </w:rPr>
    </w:lvl>
    <w:lvl w:ilvl="7">
      <w:start w:val="1"/>
      <w:numFmt w:val="bullet"/>
      <w:lvlText w:val="o"/>
      <w:lvlJc w:val="left"/>
      <w:pPr>
        <w:ind w:left="6466" w:hanging="360"/>
      </w:pPr>
      <w:rPr>
        <w:rFonts w:ascii="Arial" w:eastAsia="Arial" w:hAnsi="Arial" w:cs="Arial"/>
      </w:rPr>
    </w:lvl>
    <w:lvl w:ilvl="8">
      <w:start w:val="1"/>
      <w:numFmt w:val="bullet"/>
      <w:lvlText w:val="▪"/>
      <w:lvlJc w:val="left"/>
      <w:pPr>
        <w:ind w:left="7186" w:hanging="360"/>
      </w:pPr>
      <w:rPr>
        <w:rFonts w:ascii="Arial" w:eastAsia="Arial" w:hAnsi="Arial" w:cs="Arial"/>
      </w:rPr>
    </w:lvl>
  </w:abstractNum>
  <w:abstractNum w:abstractNumId="29" w15:restartNumberingAfterBreak="0">
    <w:nsid w:val="6514054F"/>
    <w:multiLevelType w:val="multilevel"/>
    <w:tmpl w:val="A79A48F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69105AD4"/>
    <w:multiLevelType w:val="multilevel"/>
    <w:tmpl w:val="6430ED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1" w15:restartNumberingAfterBreak="0">
    <w:nsid w:val="699A098B"/>
    <w:multiLevelType w:val="multilevel"/>
    <w:tmpl w:val="86C01D12"/>
    <w:lvl w:ilvl="0">
      <w:start w:val="1"/>
      <w:numFmt w:val="bullet"/>
      <w:lvlText w:val="●"/>
      <w:lvlJc w:val="left"/>
      <w:pPr>
        <w:ind w:left="216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2" w15:restartNumberingAfterBreak="0">
    <w:nsid w:val="6A340D77"/>
    <w:multiLevelType w:val="multilevel"/>
    <w:tmpl w:val="6908B9D6"/>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33" w15:restartNumberingAfterBreak="0">
    <w:nsid w:val="6B154200"/>
    <w:multiLevelType w:val="multilevel"/>
    <w:tmpl w:val="77E88D0A"/>
    <w:lvl w:ilvl="0">
      <w:start w:val="1"/>
      <w:numFmt w:val="bullet"/>
      <w:lvlText w:val="➢"/>
      <w:lvlJc w:val="left"/>
      <w:pPr>
        <w:ind w:left="108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160" w:hanging="360"/>
      </w:pPr>
      <w:rPr>
        <w:rFonts w:ascii="Arial" w:eastAsia="Arial" w:hAnsi="Arial" w:cs="Arial"/>
      </w:rPr>
    </w:lvl>
    <w:lvl w:ilvl="4">
      <w:start w:val="1"/>
      <w:numFmt w:val="bullet"/>
      <w:lvlText w:val="◦"/>
      <w:lvlJc w:val="left"/>
      <w:pPr>
        <w:ind w:left="2520" w:hanging="360"/>
      </w:pPr>
      <w:rPr>
        <w:rFonts w:ascii="Arial" w:eastAsia="Arial" w:hAnsi="Arial" w:cs="Arial"/>
      </w:rPr>
    </w:lvl>
    <w:lvl w:ilvl="5">
      <w:start w:val="1"/>
      <w:numFmt w:val="bullet"/>
      <w:lvlText w:val="▪"/>
      <w:lvlJc w:val="left"/>
      <w:pPr>
        <w:ind w:left="2880" w:hanging="360"/>
      </w:pPr>
      <w:rPr>
        <w:rFonts w:ascii="Arial" w:eastAsia="Arial" w:hAnsi="Arial" w:cs="Arial"/>
      </w:rPr>
    </w:lvl>
    <w:lvl w:ilvl="6">
      <w:start w:val="1"/>
      <w:numFmt w:val="bullet"/>
      <w:lvlText w:val="●"/>
      <w:lvlJc w:val="left"/>
      <w:pPr>
        <w:ind w:left="3240" w:hanging="360"/>
      </w:pPr>
      <w:rPr>
        <w:rFonts w:ascii="Arial" w:eastAsia="Arial" w:hAnsi="Arial" w:cs="Arial"/>
      </w:rPr>
    </w:lvl>
    <w:lvl w:ilvl="7">
      <w:start w:val="1"/>
      <w:numFmt w:val="bullet"/>
      <w:lvlText w:val="◦"/>
      <w:lvlJc w:val="left"/>
      <w:pPr>
        <w:ind w:left="3600" w:hanging="360"/>
      </w:pPr>
      <w:rPr>
        <w:rFonts w:ascii="Arial" w:eastAsia="Arial" w:hAnsi="Arial" w:cs="Arial"/>
      </w:rPr>
    </w:lvl>
    <w:lvl w:ilvl="8">
      <w:start w:val="1"/>
      <w:numFmt w:val="bullet"/>
      <w:lvlText w:val="▪"/>
      <w:lvlJc w:val="left"/>
      <w:pPr>
        <w:ind w:left="3960" w:hanging="360"/>
      </w:pPr>
      <w:rPr>
        <w:rFonts w:ascii="Arial" w:eastAsia="Arial" w:hAnsi="Arial" w:cs="Arial"/>
      </w:rPr>
    </w:lvl>
  </w:abstractNum>
  <w:abstractNum w:abstractNumId="34" w15:restartNumberingAfterBreak="0">
    <w:nsid w:val="6F26536F"/>
    <w:multiLevelType w:val="multilevel"/>
    <w:tmpl w:val="069CDC24"/>
    <w:lvl w:ilvl="0">
      <w:start w:val="1"/>
      <w:numFmt w:val="bullet"/>
      <w:lvlText w:val="➢"/>
      <w:lvlJc w:val="left"/>
      <w:pPr>
        <w:ind w:left="1170" w:hanging="360"/>
      </w:pPr>
      <w:rPr>
        <w:rFonts w:ascii="Arial" w:eastAsia="Arial" w:hAnsi="Arial" w:cs="Arial"/>
      </w:rPr>
    </w:lvl>
    <w:lvl w:ilvl="1">
      <w:start w:val="1"/>
      <w:numFmt w:val="bullet"/>
      <w:lvlText w:val="o"/>
      <w:lvlJc w:val="left"/>
      <w:pPr>
        <w:ind w:left="1890" w:hanging="360"/>
      </w:pPr>
      <w:rPr>
        <w:rFonts w:ascii="Arial" w:eastAsia="Arial" w:hAnsi="Arial" w:cs="Arial"/>
      </w:rPr>
    </w:lvl>
    <w:lvl w:ilvl="2">
      <w:start w:val="1"/>
      <w:numFmt w:val="bullet"/>
      <w:lvlText w:val="▪"/>
      <w:lvlJc w:val="left"/>
      <w:pPr>
        <w:ind w:left="2610" w:hanging="360"/>
      </w:pPr>
      <w:rPr>
        <w:rFonts w:ascii="Arial" w:eastAsia="Arial" w:hAnsi="Arial" w:cs="Arial"/>
      </w:rPr>
    </w:lvl>
    <w:lvl w:ilvl="3">
      <w:start w:val="1"/>
      <w:numFmt w:val="bullet"/>
      <w:lvlText w:val="●"/>
      <w:lvlJc w:val="left"/>
      <w:pPr>
        <w:ind w:left="3330" w:hanging="360"/>
      </w:pPr>
      <w:rPr>
        <w:rFonts w:ascii="Arial" w:eastAsia="Arial" w:hAnsi="Arial" w:cs="Arial"/>
      </w:rPr>
    </w:lvl>
    <w:lvl w:ilvl="4">
      <w:start w:val="1"/>
      <w:numFmt w:val="bullet"/>
      <w:lvlText w:val="o"/>
      <w:lvlJc w:val="left"/>
      <w:pPr>
        <w:ind w:left="4050" w:hanging="360"/>
      </w:pPr>
      <w:rPr>
        <w:rFonts w:ascii="Arial" w:eastAsia="Arial" w:hAnsi="Arial" w:cs="Arial"/>
      </w:rPr>
    </w:lvl>
    <w:lvl w:ilvl="5">
      <w:start w:val="1"/>
      <w:numFmt w:val="bullet"/>
      <w:lvlText w:val="▪"/>
      <w:lvlJc w:val="left"/>
      <w:pPr>
        <w:ind w:left="4770" w:hanging="360"/>
      </w:pPr>
      <w:rPr>
        <w:rFonts w:ascii="Arial" w:eastAsia="Arial" w:hAnsi="Arial" w:cs="Arial"/>
      </w:rPr>
    </w:lvl>
    <w:lvl w:ilvl="6">
      <w:start w:val="1"/>
      <w:numFmt w:val="bullet"/>
      <w:lvlText w:val="●"/>
      <w:lvlJc w:val="left"/>
      <w:pPr>
        <w:ind w:left="5490" w:hanging="360"/>
      </w:pPr>
      <w:rPr>
        <w:rFonts w:ascii="Arial" w:eastAsia="Arial" w:hAnsi="Arial" w:cs="Arial"/>
      </w:rPr>
    </w:lvl>
    <w:lvl w:ilvl="7">
      <w:start w:val="1"/>
      <w:numFmt w:val="bullet"/>
      <w:lvlText w:val="o"/>
      <w:lvlJc w:val="left"/>
      <w:pPr>
        <w:ind w:left="6210" w:hanging="360"/>
      </w:pPr>
      <w:rPr>
        <w:rFonts w:ascii="Arial" w:eastAsia="Arial" w:hAnsi="Arial" w:cs="Arial"/>
      </w:rPr>
    </w:lvl>
    <w:lvl w:ilvl="8">
      <w:start w:val="1"/>
      <w:numFmt w:val="bullet"/>
      <w:lvlText w:val="▪"/>
      <w:lvlJc w:val="left"/>
      <w:pPr>
        <w:ind w:left="6930" w:hanging="360"/>
      </w:pPr>
      <w:rPr>
        <w:rFonts w:ascii="Arial" w:eastAsia="Arial" w:hAnsi="Arial" w:cs="Arial"/>
      </w:rPr>
    </w:lvl>
  </w:abstractNum>
  <w:abstractNum w:abstractNumId="35" w15:restartNumberingAfterBreak="0">
    <w:nsid w:val="7285241B"/>
    <w:multiLevelType w:val="multilevel"/>
    <w:tmpl w:val="CA0A6BF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6"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start w:val="1"/>
      <w:numFmt w:val="bullet"/>
      <w:lvlText w:val="•"/>
      <w:lvlJc w:val="left"/>
      <w:pPr>
        <w:tabs>
          <w:tab w:val="num" w:pos="1440"/>
        </w:tabs>
        <w:ind w:left="1440" w:hanging="360"/>
      </w:pPr>
      <w:rPr>
        <w:rFonts w:ascii="Times New Roman" w:hAnsi="Times New Roman" w:cs="Times New Roman" w:hint="default"/>
      </w:rPr>
    </w:lvl>
    <w:lvl w:ilvl="2" w:tplc="AC48C51A">
      <w:start w:val="1"/>
      <w:numFmt w:val="bullet"/>
      <w:lvlText w:val="•"/>
      <w:lvlJc w:val="left"/>
      <w:pPr>
        <w:tabs>
          <w:tab w:val="num" w:pos="2160"/>
        </w:tabs>
        <w:ind w:left="2160" w:hanging="360"/>
      </w:pPr>
      <w:rPr>
        <w:rFonts w:ascii="Times New Roman" w:hAnsi="Times New Roman" w:cs="Times New Roman" w:hint="default"/>
      </w:rPr>
    </w:lvl>
    <w:lvl w:ilvl="3" w:tplc="2E3621B0">
      <w:start w:val="1"/>
      <w:numFmt w:val="bullet"/>
      <w:lvlText w:val="•"/>
      <w:lvlJc w:val="left"/>
      <w:pPr>
        <w:tabs>
          <w:tab w:val="num" w:pos="2880"/>
        </w:tabs>
        <w:ind w:left="2880" w:hanging="360"/>
      </w:pPr>
      <w:rPr>
        <w:rFonts w:ascii="Times New Roman" w:hAnsi="Times New Roman" w:cs="Times New Roman" w:hint="default"/>
      </w:rPr>
    </w:lvl>
    <w:lvl w:ilvl="4" w:tplc="C0A2A03A">
      <w:start w:val="1"/>
      <w:numFmt w:val="bullet"/>
      <w:lvlText w:val="•"/>
      <w:lvlJc w:val="left"/>
      <w:pPr>
        <w:tabs>
          <w:tab w:val="num" w:pos="3600"/>
        </w:tabs>
        <w:ind w:left="3600" w:hanging="360"/>
      </w:pPr>
      <w:rPr>
        <w:rFonts w:ascii="Times New Roman" w:hAnsi="Times New Roman" w:cs="Times New Roman" w:hint="default"/>
      </w:rPr>
    </w:lvl>
    <w:lvl w:ilvl="5" w:tplc="64D6CE58">
      <w:start w:val="1"/>
      <w:numFmt w:val="bullet"/>
      <w:lvlText w:val="•"/>
      <w:lvlJc w:val="left"/>
      <w:pPr>
        <w:tabs>
          <w:tab w:val="num" w:pos="4320"/>
        </w:tabs>
        <w:ind w:left="4320" w:hanging="360"/>
      </w:pPr>
      <w:rPr>
        <w:rFonts w:ascii="Times New Roman" w:hAnsi="Times New Roman" w:cs="Times New Roman" w:hint="default"/>
      </w:rPr>
    </w:lvl>
    <w:lvl w:ilvl="6" w:tplc="8A3CADCA">
      <w:start w:val="1"/>
      <w:numFmt w:val="bullet"/>
      <w:lvlText w:val="•"/>
      <w:lvlJc w:val="left"/>
      <w:pPr>
        <w:tabs>
          <w:tab w:val="num" w:pos="5040"/>
        </w:tabs>
        <w:ind w:left="5040" w:hanging="360"/>
      </w:pPr>
      <w:rPr>
        <w:rFonts w:ascii="Times New Roman" w:hAnsi="Times New Roman" w:cs="Times New Roman" w:hint="default"/>
      </w:rPr>
    </w:lvl>
    <w:lvl w:ilvl="7" w:tplc="B868E0B0">
      <w:start w:val="1"/>
      <w:numFmt w:val="bullet"/>
      <w:lvlText w:val="•"/>
      <w:lvlJc w:val="left"/>
      <w:pPr>
        <w:tabs>
          <w:tab w:val="num" w:pos="5760"/>
        </w:tabs>
        <w:ind w:left="5760" w:hanging="360"/>
      </w:pPr>
      <w:rPr>
        <w:rFonts w:ascii="Times New Roman" w:hAnsi="Times New Roman" w:cs="Times New Roman" w:hint="default"/>
      </w:rPr>
    </w:lvl>
    <w:lvl w:ilvl="8" w:tplc="7D6E562E">
      <w:start w:val="1"/>
      <w:numFmt w:val="bullet"/>
      <w:lvlText w:val="•"/>
      <w:lvlJc w:val="left"/>
      <w:pPr>
        <w:tabs>
          <w:tab w:val="num" w:pos="6480"/>
        </w:tabs>
        <w:ind w:left="6480" w:hanging="360"/>
      </w:pPr>
      <w:rPr>
        <w:rFonts w:ascii="Times New Roman" w:hAnsi="Times New Roman" w:cs="Times New Roman" w:hint="default"/>
      </w:rPr>
    </w:lvl>
  </w:abstractNum>
  <w:abstractNum w:abstractNumId="37" w15:restartNumberingAfterBreak="0">
    <w:nsid w:val="76934073"/>
    <w:multiLevelType w:val="hybridMultilevel"/>
    <w:tmpl w:val="0DF261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7943AF2"/>
    <w:multiLevelType w:val="multilevel"/>
    <w:tmpl w:val="3FC007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9"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AA30528"/>
    <w:multiLevelType w:val="multilevel"/>
    <w:tmpl w:val="DD14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CD3484"/>
    <w:multiLevelType w:val="multilevel"/>
    <w:tmpl w:val="C6BCAA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2" w15:restartNumberingAfterBreak="0">
    <w:nsid w:val="7C8853B1"/>
    <w:multiLevelType w:val="multilevel"/>
    <w:tmpl w:val="C35637A8"/>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3"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40"/>
  </w:num>
  <w:num w:numId="4">
    <w:abstractNumId w:val="16"/>
  </w:num>
  <w:num w:numId="5">
    <w:abstractNumId w:val="17"/>
  </w:num>
  <w:num w:numId="6">
    <w:abstractNumId w:val="6"/>
  </w:num>
  <w:num w:numId="7">
    <w:abstractNumId w:val="31"/>
  </w:num>
  <w:num w:numId="8">
    <w:abstractNumId w:val="9"/>
  </w:num>
  <w:num w:numId="9">
    <w:abstractNumId w:val="25"/>
  </w:num>
  <w:num w:numId="10">
    <w:abstractNumId w:val="3"/>
  </w:num>
  <w:num w:numId="11">
    <w:abstractNumId w:val="10"/>
  </w:num>
  <w:num w:numId="12">
    <w:abstractNumId w:val="8"/>
  </w:num>
  <w:num w:numId="13">
    <w:abstractNumId w:val="23"/>
  </w:num>
  <w:num w:numId="14">
    <w:abstractNumId w:val="41"/>
  </w:num>
  <w:num w:numId="15">
    <w:abstractNumId w:val="19"/>
  </w:num>
  <w:num w:numId="16">
    <w:abstractNumId w:val="24"/>
  </w:num>
  <w:num w:numId="17">
    <w:abstractNumId w:val="4"/>
  </w:num>
  <w:num w:numId="18">
    <w:abstractNumId w:val="7"/>
  </w:num>
  <w:num w:numId="19">
    <w:abstractNumId w:val="27"/>
  </w:num>
  <w:num w:numId="20">
    <w:abstractNumId w:val="0"/>
  </w:num>
  <w:num w:numId="21">
    <w:abstractNumId w:val="29"/>
  </w:num>
  <w:num w:numId="22">
    <w:abstractNumId w:val="38"/>
  </w:num>
  <w:num w:numId="23">
    <w:abstractNumId w:val="2"/>
  </w:num>
  <w:num w:numId="24">
    <w:abstractNumId w:val="42"/>
  </w:num>
  <w:num w:numId="25">
    <w:abstractNumId w:val="20"/>
  </w:num>
  <w:num w:numId="26">
    <w:abstractNumId w:val="21"/>
  </w:num>
  <w:num w:numId="27">
    <w:abstractNumId w:val="35"/>
  </w:num>
  <w:num w:numId="28">
    <w:abstractNumId w:val="11"/>
  </w:num>
  <w:num w:numId="29">
    <w:abstractNumId w:val="34"/>
  </w:num>
  <w:num w:numId="30">
    <w:abstractNumId w:val="1"/>
  </w:num>
  <w:num w:numId="31">
    <w:abstractNumId w:val="18"/>
  </w:num>
  <w:num w:numId="32">
    <w:abstractNumId w:val="22"/>
  </w:num>
  <w:num w:numId="33">
    <w:abstractNumId w:val="30"/>
  </w:num>
  <w:num w:numId="34">
    <w:abstractNumId w:val="28"/>
  </w:num>
  <w:num w:numId="35">
    <w:abstractNumId w:val="5"/>
  </w:num>
  <w:num w:numId="36">
    <w:abstractNumId w:val="36"/>
  </w:num>
  <w:num w:numId="37">
    <w:abstractNumId w:val="39"/>
  </w:num>
  <w:num w:numId="38">
    <w:abstractNumId w:val="26"/>
  </w:num>
  <w:num w:numId="39">
    <w:abstractNumId w:val="15"/>
  </w:num>
  <w:num w:numId="40">
    <w:abstractNumId w:val="43"/>
  </w:num>
  <w:num w:numId="41">
    <w:abstractNumId w:val="14"/>
  </w:num>
  <w:num w:numId="42">
    <w:abstractNumId w:val="13"/>
  </w:num>
  <w:num w:numId="43">
    <w:abstractNumId w:val="37"/>
  </w:num>
  <w:num w:numId="4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nh Nghia Le">
    <w15:presenceInfo w15:providerId="Windows Live" w15:userId="3584dab53f2d3b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535"/>
    <w:rsid w:val="000166EB"/>
    <w:rsid w:val="0003789F"/>
    <w:rsid w:val="00055899"/>
    <w:rsid w:val="00097143"/>
    <w:rsid w:val="000B7E1E"/>
    <w:rsid w:val="000D25F7"/>
    <w:rsid w:val="00162E8B"/>
    <w:rsid w:val="00175535"/>
    <w:rsid w:val="001D67AF"/>
    <w:rsid w:val="00254EEF"/>
    <w:rsid w:val="002715ED"/>
    <w:rsid w:val="002729C2"/>
    <w:rsid w:val="002776E1"/>
    <w:rsid w:val="002A056A"/>
    <w:rsid w:val="002E6178"/>
    <w:rsid w:val="003624A7"/>
    <w:rsid w:val="00376982"/>
    <w:rsid w:val="00383CED"/>
    <w:rsid w:val="003B0961"/>
    <w:rsid w:val="004004A9"/>
    <w:rsid w:val="00405E48"/>
    <w:rsid w:val="0043583C"/>
    <w:rsid w:val="004939AE"/>
    <w:rsid w:val="00494F45"/>
    <w:rsid w:val="004B79B3"/>
    <w:rsid w:val="004E7F89"/>
    <w:rsid w:val="0053743E"/>
    <w:rsid w:val="005465C9"/>
    <w:rsid w:val="00562BF6"/>
    <w:rsid w:val="0056462F"/>
    <w:rsid w:val="00586946"/>
    <w:rsid w:val="00602AB7"/>
    <w:rsid w:val="0061441B"/>
    <w:rsid w:val="00631087"/>
    <w:rsid w:val="00634855"/>
    <w:rsid w:val="006B4495"/>
    <w:rsid w:val="006D440E"/>
    <w:rsid w:val="006E097B"/>
    <w:rsid w:val="006F083F"/>
    <w:rsid w:val="00704680"/>
    <w:rsid w:val="00792586"/>
    <w:rsid w:val="007C0E12"/>
    <w:rsid w:val="007E5AB8"/>
    <w:rsid w:val="008046CF"/>
    <w:rsid w:val="0082508A"/>
    <w:rsid w:val="00830687"/>
    <w:rsid w:val="00835F5F"/>
    <w:rsid w:val="00843B19"/>
    <w:rsid w:val="008458AE"/>
    <w:rsid w:val="00863E5B"/>
    <w:rsid w:val="008B5009"/>
    <w:rsid w:val="008B6AEE"/>
    <w:rsid w:val="008E0DE7"/>
    <w:rsid w:val="008E4A2F"/>
    <w:rsid w:val="00902B10"/>
    <w:rsid w:val="00921467"/>
    <w:rsid w:val="00926879"/>
    <w:rsid w:val="00927069"/>
    <w:rsid w:val="009736F8"/>
    <w:rsid w:val="00983437"/>
    <w:rsid w:val="009D258B"/>
    <w:rsid w:val="009D6124"/>
    <w:rsid w:val="009F39F5"/>
    <w:rsid w:val="00A11054"/>
    <w:rsid w:val="00AC10EF"/>
    <w:rsid w:val="00AE1CDD"/>
    <w:rsid w:val="00AF7635"/>
    <w:rsid w:val="00B47DFC"/>
    <w:rsid w:val="00B54266"/>
    <w:rsid w:val="00B713B4"/>
    <w:rsid w:val="00B90E9E"/>
    <w:rsid w:val="00BB4B7A"/>
    <w:rsid w:val="00BE55E8"/>
    <w:rsid w:val="00BF0A12"/>
    <w:rsid w:val="00C46F21"/>
    <w:rsid w:val="00C61A1A"/>
    <w:rsid w:val="00CB3170"/>
    <w:rsid w:val="00CD1A63"/>
    <w:rsid w:val="00CD6F97"/>
    <w:rsid w:val="00D71DAA"/>
    <w:rsid w:val="00DF3BD8"/>
    <w:rsid w:val="00E121AE"/>
    <w:rsid w:val="00E1517A"/>
    <w:rsid w:val="00E2120D"/>
    <w:rsid w:val="00E579DE"/>
    <w:rsid w:val="00E7187C"/>
    <w:rsid w:val="00E72A36"/>
    <w:rsid w:val="00E83E09"/>
    <w:rsid w:val="00E91564"/>
    <w:rsid w:val="00EB771C"/>
    <w:rsid w:val="00EE782C"/>
    <w:rsid w:val="00F06AAE"/>
    <w:rsid w:val="00F35A18"/>
    <w:rsid w:val="00F467EF"/>
    <w:rsid w:val="00F62207"/>
    <w:rsid w:val="00F82576"/>
    <w:rsid w:val="00FF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78EE"/>
  <w15:chartTrackingRefBased/>
  <w15:docId w15:val="{4AF4B8B3-5046-48E3-89FB-3EEB6E44A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1A63"/>
    <w:pPr>
      <w:spacing w:after="0" w:line="240" w:lineRule="auto"/>
    </w:pPr>
    <w:rPr>
      <w:rFonts w:ascii="Times New Roman" w:eastAsia="Times New Roman" w:hAnsi="Times New Roman" w:cs="Times New Roman"/>
      <w:sz w:val="24"/>
      <w:szCs w:val="24"/>
      <w:lang w:val="vi"/>
    </w:rPr>
  </w:style>
  <w:style w:type="paragraph" w:styleId="Heading1">
    <w:name w:val="heading 1"/>
    <w:basedOn w:val="Normal"/>
    <w:next w:val="Normal"/>
    <w:link w:val="Heading1Char"/>
    <w:rsid w:val="00F82576"/>
    <w:pPr>
      <w:keepNext/>
      <w:keepLines/>
      <w:outlineLvl w:val="0"/>
    </w:pPr>
    <w:rPr>
      <w:b/>
      <w:sz w:val="22"/>
      <w:szCs w:val="22"/>
    </w:rPr>
  </w:style>
  <w:style w:type="paragraph" w:styleId="Heading2">
    <w:name w:val="heading 2"/>
    <w:basedOn w:val="Normal"/>
    <w:next w:val="Normal"/>
    <w:link w:val="Heading2Char"/>
    <w:uiPriority w:val="9"/>
    <w:semiHidden/>
    <w:unhideWhenUsed/>
    <w:qFormat/>
    <w:rsid w:val="006348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E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62E8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C61A1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2576"/>
    <w:rPr>
      <w:rFonts w:ascii="Times New Roman" w:eastAsia="Times New Roman" w:hAnsi="Times New Roman" w:cs="Times New Roman"/>
      <w:b/>
      <w:lang w:val="vi"/>
    </w:rPr>
  </w:style>
  <w:style w:type="character" w:customStyle="1" w:styleId="Heading2Char">
    <w:name w:val="Heading 2 Char"/>
    <w:basedOn w:val="DefaultParagraphFont"/>
    <w:link w:val="Heading2"/>
    <w:uiPriority w:val="9"/>
    <w:semiHidden/>
    <w:rsid w:val="00634855"/>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34"/>
    <w:qFormat/>
    <w:rsid w:val="00835F5F"/>
    <w:pPr>
      <w:ind w:left="720"/>
      <w:contextualSpacing/>
    </w:pPr>
  </w:style>
  <w:style w:type="character" w:customStyle="1" w:styleId="Heading3Char">
    <w:name w:val="Heading 3 Char"/>
    <w:basedOn w:val="DefaultParagraphFont"/>
    <w:link w:val="Heading3"/>
    <w:uiPriority w:val="9"/>
    <w:rsid w:val="00162E8B"/>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rsid w:val="00162E8B"/>
    <w:rPr>
      <w:rFonts w:asciiTheme="majorHAnsi" w:eastAsiaTheme="majorEastAsia" w:hAnsiTheme="majorHAnsi" w:cstheme="majorBidi"/>
      <w:i/>
      <w:iCs/>
      <w:color w:val="2E74B5" w:themeColor="accent1" w:themeShade="BF"/>
      <w:sz w:val="24"/>
      <w:szCs w:val="24"/>
      <w:lang w:val="vi"/>
    </w:rPr>
  </w:style>
  <w:style w:type="character" w:styleId="Hyperlink">
    <w:name w:val="Hyperlink"/>
    <w:basedOn w:val="DefaultParagraphFont"/>
    <w:uiPriority w:val="99"/>
    <w:unhideWhenUsed/>
    <w:rsid w:val="006E097B"/>
    <w:rPr>
      <w:color w:val="0563C1" w:themeColor="hyperlink"/>
      <w:u w:val="single"/>
    </w:rPr>
  </w:style>
  <w:style w:type="character" w:styleId="FollowedHyperlink">
    <w:name w:val="FollowedHyperlink"/>
    <w:basedOn w:val="DefaultParagraphFont"/>
    <w:uiPriority w:val="99"/>
    <w:semiHidden/>
    <w:unhideWhenUsed/>
    <w:rsid w:val="006E097B"/>
    <w:rPr>
      <w:color w:val="954F72" w:themeColor="followedHyperlink"/>
      <w:u w:val="single"/>
    </w:rPr>
  </w:style>
  <w:style w:type="character" w:customStyle="1" w:styleId="Heading7Char">
    <w:name w:val="Heading 7 Char"/>
    <w:basedOn w:val="DefaultParagraphFont"/>
    <w:link w:val="Heading7"/>
    <w:uiPriority w:val="9"/>
    <w:semiHidden/>
    <w:rsid w:val="00C61A1A"/>
    <w:rPr>
      <w:rFonts w:asciiTheme="majorHAnsi" w:eastAsiaTheme="majorEastAsia" w:hAnsiTheme="majorHAnsi" w:cstheme="majorBidi"/>
      <w:i/>
      <w:iCs/>
      <w:color w:val="1F4D78" w:themeColor="accent1" w:themeShade="7F"/>
      <w:sz w:val="24"/>
      <w:szCs w:val="24"/>
      <w:lang w:val="vi"/>
    </w:rPr>
  </w:style>
  <w:style w:type="paragraph" w:styleId="Title">
    <w:name w:val="Title"/>
    <w:basedOn w:val="Normal"/>
    <w:link w:val="TitleChar"/>
    <w:qFormat/>
    <w:rsid w:val="00C61A1A"/>
    <w:pPr>
      <w:spacing w:after="120"/>
      <w:jc w:val="center"/>
    </w:pPr>
    <w:rPr>
      <w:b/>
      <w:bCs/>
      <w:sz w:val="28"/>
      <w:szCs w:val="28"/>
      <w:lang w:val="en-US"/>
    </w:rPr>
  </w:style>
  <w:style w:type="character" w:customStyle="1" w:styleId="TitleChar">
    <w:name w:val="Title Char"/>
    <w:basedOn w:val="DefaultParagraphFont"/>
    <w:link w:val="Title"/>
    <w:rsid w:val="00C61A1A"/>
    <w:rPr>
      <w:rFonts w:ascii="Times New Roman" w:eastAsia="Times New Roman" w:hAnsi="Times New Roman" w:cs="Times New Roman"/>
      <w:b/>
      <w:bCs/>
      <w:sz w:val="28"/>
      <w:szCs w:val="28"/>
    </w:rPr>
  </w:style>
  <w:style w:type="paragraph" w:styleId="NormalWeb">
    <w:name w:val="Normal (Web)"/>
    <w:basedOn w:val="Normal"/>
    <w:rsid w:val="00C61A1A"/>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E83E09"/>
    <w:rPr>
      <w:color w:val="605E5C"/>
      <w:shd w:val="clear" w:color="auto" w:fill="E1DFDD"/>
    </w:rPr>
  </w:style>
  <w:style w:type="paragraph" w:styleId="BalloonText">
    <w:name w:val="Balloon Text"/>
    <w:basedOn w:val="Normal"/>
    <w:link w:val="BalloonTextChar"/>
    <w:uiPriority w:val="99"/>
    <w:semiHidden/>
    <w:unhideWhenUsed/>
    <w:rsid w:val="004E7F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7F89"/>
    <w:rPr>
      <w:rFonts w:ascii="Segoe UI" w:eastAsia="Times New Roman" w:hAnsi="Segoe UI" w:cs="Segoe UI"/>
      <w:sz w:val="18"/>
      <w:szCs w:val="1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63171">
      <w:bodyDiv w:val="1"/>
      <w:marLeft w:val="0"/>
      <w:marRight w:val="0"/>
      <w:marTop w:val="0"/>
      <w:marBottom w:val="0"/>
      <w:divBdr>
        <w:top w:val="none" w:sz="0" w:space="0" w:color="auto"/>
        <w:left w:val="none" w:sz="0" w:space="0" w:color="auto"/>
        <w:bottom w:val="none" w:sz="0" w:space="0" w:color="auto"/>
        <w:right w:val="none" w:sz="0" w:space="0" w:color="auto"/>
      </w:divBdr>
    </w:div>
    <w:div w:id="1770614031">
      <w:bodyDiv w:val="1"/>
      <w:marLeft w:val="0"/>
      <w:marRight w:val="0"/>
      <w:marTop w:val="0"/>
      <w:marBottom w:val="0"/>
      <w:divBdr>
        <w:top w:val="none" w:sz="0" w:space="0" w:color="auto"/>
        <w:left w:val="none" w:sz="0" w:space="0" w:color="auto"/>
        <w:bottom w:val="none" w:sz="0" w:space="0" w:color="auto"/>
        <w:right w:val="none" w:sz="0" w:space="0" w:color="auto"/>
      </w:divBdr>
    </w:div>
    <w:div w:id="206328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irebase.google.com/docs%2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getbootstrap.com/docs/4.1/getting-started/introduction/" TargetMode="External"/><Relationship Id="rId2" Type="http://schemas.openxmlformats.org/officeDocument/2006/relationships/styles" Target="styles.xml"/><Relationship Id="rId16" Type="http://schemas.openxmlformats.org/officeDocument/2006/relationships/hyperlink" Target="https://api.jquery.com/%20"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hyperlink" Target="https://laravel.com/docs/8.x"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48</Pages>
  <Words>5803</Words>
  <Characters>33081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G531</dc:creator>
  <cp:keywords/>
  <dc:description/>
  <cp:lastModifiedBy>Minh Nghia Le</cp:lastModifiedBy>
  <cp:revision>104</cp:revision>
  <dcterms:created xsi:type="dcterms:W3CDTF">2020-10-17T09:00:00Z</dcterms:created>
  <dcterms:modified xsi:type="dcterms:W3CDTF">2020-10-31T04:28:00Z</dcterms:modified>
</cp:coreProperties>
</file>